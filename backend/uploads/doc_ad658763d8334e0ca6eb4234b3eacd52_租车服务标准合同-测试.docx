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0DA4">
      <w:pPr>
        <w:pStyle w:val="6"/>
        <w:rPr>
          <w:lang w:eastAsia="zh-CN"/>
        </w:rPr>
      </w:pPr>
      <w:r>
        <w:rPr>
          <w:lang w:eastAsia="zh-CN"/>
        </w:rPr>
        <w:t>汽车租赁合同</w:t>
      </w:r>
    </w:p>
    <w:p w14:paraId="0F3BCB9F">
      <w:pPr>
        <w:rPr>
          <w:highlight w:val="yellow"/>
          <w:lang w:eastAsia="zh-CN"/>
        </w:rPr>
      </w:pPr>
    </w:p>
    <w:p w14:paraId="4DAC7612">
      <w:pPr>
        <w:pStyle w:val="9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甲方（出租方）：____________________________________</w:t>
      </w:r>
    </w:p>
    <w:p w14:paraId="600922C4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15EB1983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1CDD9E2D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1B295A0C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6AF51BDC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 w14:paraId="303FE4FE">
      <w:pPr>
        <w:rPr>
          <w:highlight w:val="yellow"/>
          <w:lang w:eastAsia="zh-CN"/>
        </w:rPr>
      </w:pPr>
    </w:p>
    <w:p w14:paraId="7A749947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乙方（承租方）：____________________________________</w:t>
      </w:r>
    </w:p>
    <w:p w14:paraId="0335586D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2A55D4E7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630F54DB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530F21A3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24E280BD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ermEnd w:id="0"/>
    <w:p w14:paraId="29287B23">
      <w:pPr>
        <w:rPr>
          <w:lang w:eastAsia="zh-CN"/>
        </w:rPr>
      </w:pPr>
    </w:p>
    <w:p w14:paraId="54AC5397">
      <w:pPr>
        <w:pStyle w:val="9"/>
        <w:rPr>
          <w:lang w:eastAsia="zh-CN"/>
        </w:rPr>
      </w:pPr>
      <w:r>
        <w:rPr>
          <w:lang w:eastAsia="zh-CN"/>
        </w:rPr>
        <w:t>甲乙双方在平等自愿、协商一致的基础上，就汽车租赁事宜达成如下协议，以资共同遵守：</w:t>
      </w:r>
    </w:p>
    <w:p w14:paraId="19612B1A">
      <w:pPr>
        <w:pStyle w:val="7"/>
        <w:rPr>
          <w:lang w:eastAsia="zh-CN"/>
        </w:rPr>
      </w:pPr>
      <w:r>
        <w:rPr>
          <w:lang w:eastAsia="zh-CN"/>
        </w:rPr>
        <w:t>第一条  租赁标的</w:t>
      </w:r>
    </w:p>
    <w:p w14:paraId="6F27C326">
      <w:pPr>
        <w:pStyle w:val="9"/>
        <w:rPr>
          <w:lang w:eastAsia="zh-CN"/>
        </w:rPr>
      </w:pPr>
      <w:r>
        <w:rPr>
          <w:lang w:eastAsia="zh-CN"/>
        </w:rPr>
        <w:t>1.1 甲方同意将其合法拥有的车辆出租给乙方使用，车辆具体信息如下：</w:t>
      </w:r>
    </w:p>
    <w:p w14:paraId="41DF1C0A">
      <w:pPr>
        <w:spacing w:after="0" w:line="360" w:lineRule="atLeast"/>
        <w:rPr>
          <w:color w:val="000000"/>
          <w:szCs w:val="24"/>
          <w:lang w:eastAsia="zh-CN"/>
        </w:rPr>
      </w:pPr>
      <w:permStart w:id="1" w:edGrp="everyone"/>
      <w:r>
        <w:rPr>
          <w:color w:val="000000"/>
          <w:szCs w:val="24"/>
          <w:highlight w:val="cyan"/>
          <w:lang w:eastAsia="zh-CN"/>
        </w:rPr>
        <w:t>车辆品牌：__________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车型规格：__________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yellow"/>
          <w:lang w:eastAsia="zh-CN"/>
        </w:rPr>
        <w:t>车牌号码：__________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车架号码：__________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车辆颜色：__________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车辆状况：__________</w:t>
      </w:r>
    </w:p>
    <w:permEnd w:id="1"/>
    <w:p w14:paraId="57556199">
      <w:pPr>
        <w:spacing w:after="0" w:line="360" w:lineRule="atLeast"/>
        <w:rPr>
          <w:color w:val="000000"/>
          <w:szCs w:val="24"/>
          <w:lang w:eastAsia="zh-CN"/>
        </w:rPr>
      </w:pPr>
    </w:p>
    <w:p w14:paraId="4D2D871A">
      <w:pPr>
        <w:pStyle w:val="9"/>
        <w:rPr>
          <w:lang w:eastAsia="zh-CN"/>
        </w:rPr>
      </w:pPr>
      <w:r>
        <w:rPr>
          <w:lang w:eastAsia="zh-CN"/>
        </w:rPr>
        <w:t>1.2 甲方保证所提供车辆拥有合法所有权，证件齐全有效（包括行驶证、年检合格证、保险单等），车辆性能良好，符合道路行驶条件。</w:t>
      </w:r>
    </w:p>
    <w:p w14:paraId="55D59416">
      <w:pPr>
        <w:pStyle w:val="7"/>
        <w:rPr>
          <w:lang w:eastAsia="zh-CN"/>
        </w:rPr>
      </w:pPr>
      <w:r>
        <w:rPr>
          <w:lang w:eastAsia="zh-CN"/>
        </w:rPr>
        <w:t>第二条  租赁期限及用途</w:t>
      </w:r>
    </w:p>
    <w:p w14:paraId="27161E30">
      <w:pPr>
        <w:pStyle w:val="9"/>
        <w:rPr>
          <w:lang w:eastAsia="zh-CN"/>
        </w:rPr>
      </w:pPr>
      <w:permStart w:id="2" w:edGrp="everyone"/>
      <w:r>
        <w:rPr>
          <w:highlight w:val="yellow"/>
          <w:lang w:eastAsia="zh-CN"/>
        </w:rPr>
        <w:t>2.1 租赁期限自______年____月____日起至______年____月____日止，共计____个月。</w:t>
      </w:r>
      <w:r>
        <w:rPr>
          <w:lang w:eastAsia="zh-CN"/>
        </w:rPr>
        <w:t>租赁期满，乙方如需续租，应提前15日书面通知甲方，经甲方同意后，双方另行签订租赁合同。</w:t>
      </w:r>
      <w:bookmarkStart w:id="0" w:name="_GoBack"/>
      <w:bookmarkEnd w:id="0"/>
    </w:p>
    <w:p w14:paraId="6DBC0385">
      <w:pPr>
        <w:pStyle w:val="9"/>
        <w:rPr>
          <w:lang w:eastAsia="zh-CN"/>
        </w:rPr>
      </w:pPr>
      <w:r>
        <w:rPr>
          <w:highlight w:val="cyan"/>
          <w:lang w:eastAsia="zh-CN"/>
        </w:rPr>
        <w:t>2.2 乙方租赁车辆的用途为</w:t>
      </w:r>
      <w:sdt>
        <w:sdtPr>
          <w:rPr>
            <w:b/>
            <w:bCs/>
            <w:highlight w:val="cyan"/>
            <w:lang w:eastAsia="zh-CN"/>
          </w:rPr>
          <w:id w:val="1221324454"/>
          <w:placeholder>
            <w:docPart w:val="DefaultPlaceholder_-1854013438"/>
          </w:placeholder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>
          <w:rPr>
            <w:b/>
            <w:bCs/>
            <w:highlight w:val="cyan"/>
            <w:lang w:eastAsia="zh-CN"/>
          </w:rPr>
        </w:sdtEndPr>
        <w:sdtContent>
          <w:r>
            <w:rPr>
              <w:rFonts w:ascii="宋体" w:hAnsi="宋体" w:eastAsia="宋体" w:cstheme="minorBidi"/>
              <w:b/>
              <w:bCs/>
              <w:sz w:val="24"/>
              <w:szCs w:val="22"/>
              <w:highlight w:val="cyan"/>
              <w:lang w:val="en-US" w:eastAsia="zh-CN" w:bidi="ar-SA"/>
            </w:rPr>
            <w:t>业务展业</w:t>
          </w:r>
        </w:sdtContent>
      </w:sdt>
      <w:r>
        <w:rPr>
          <w:highlight w:val="cyan"/>
          <w:lang w:eastAsia="zh-CN"/>
        </w:rPr>
        <w:t>（仅限</w:t>
      </w:r>
      <w:del w:id="0" w:author="湖畔的雨荷" w:date="2026-06-09T17:03:20Z">
        <w:r>
          <w:rPr>
            <w:highlight w:val="cyan"/>
            <w:lang w:eastAsia="zh-CN"/>
          </w:rPr>
          <w:delText>合法经营、</w:delText>
        </w:r>
      </w:del>
      <w:r>
        <w:rPr>
          <w:highlight w:val="cyan"/>
          <w:lang w:eastAsia="zh-CN"/>
        </w:rPr>
        <w:t>办公、业务展业等非营运用途），不得将车辆用于营利性营运、违法犯罪活动及其他违反法律法规的用途。</w:t>
      </w:r>
    </w:p>
    <w:p w14:paraId="51046974">
      <w:pPr>
        <w:pStyle w:val="9"/>
        <w:rPr>
          <w:lang w:eastAsia="zh-CN"/>
        </w:rPr>
      </w:pPr>
      <w:r>
        <w:rPr>
          <w:highlight w:val="cyan"/>
          <w:lang w:eastAsia="zh-CN"/>
        </w:rPr>
        <w:t>2.3 车辆使用范围：________________________，如需超出约定范围使用，应事先征得甲方书面同意。</w:t>
      </w:r>
    </w:p>
    <w:permEnd w:id="2"/>
    <w:p w14:paraId="31397B9E">
      <w:pPr>
        <w:pStyle w:val="7"/>
        <w:rPr>
          <w:lang w:eastAsia="zh-CN"/>
        </w:rPr>
      </w:pPr>
      <w:r>
        <w:rPr>
          <w:lang w:eastAsia="zh-CN"/>
        </w:rPr>
        <w:t>第三条  租金及支付方式</w:t>
      </w:r>
    </w:p>
    <w:p w14:paraId="74DA1D1C">
      <w:pPr>
        <w:pStyle w:val="9"/>
        <w:rPr>
          <w:lang w:eastAsia="zh-CN"/>
        </w:rPr>
      </w:pPr>
      <w:permStart w:id="3" w:edGrp="everyone"/>
      <w:r>
        <w:rPr>
          <w:highlight w:val="yellow"/>
          <w:lang w:eastAsia="zh-CN"/>
        </w:rPr>
        <w:t>3.1 本合同项下车辆月租金为人民币______元（大写：____________元整）</w:t>
      </w:r>
      <w:r>
        <w:rPr>
          <w:lang w:eastAsia="zh-CN"/>
        </w:rPr>
        <w:t>。</w:t>
      </w:r>
      <w:permEnd w:id="3"/>
      <w:r>
        <w:rPr>
          <w:lang w:eastAsia="zh-CN"/>
        </w:rPr>
        <w:t>租金不包含燃油费、停车费、过路过桥费、违章罚款等费用。</w:t>
      </w:r>
    </w:p>
    <w:p w14:paraId="5C9187AB">
      <w:pPr>
        <w:pStyle w:val="9"/>
        <w:rPr>
          <w:lang w:eastAsia="zh-CN"/>
        </w:rPr>
      </w:pPr>
      <w:r>
        <w:rPr>
          <w:lang w:eastAsia="zh-CN"/>
        </w:rPr>
        <w:t>3.2 租金支付方式：</w:t>
      </w:r>
      <w:sdt>
        <w:sdtPr>
          <w:rPr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>
          <w:rPr>
            <w:lang w:eastAsia="zh-CN"/>
          </w:rPr>
        </w:sdtEndPr>
        <w:sdtContent>
          <w:r>
            <w:rPr>
              <w:b/>
              <w:bCs/>
              <w:lang w:eastAsia="zh-CN"/>
            </w:rPr>
            <w:t>按月支付</w:t>
          </w:r>
        </w:sdtContent>
      </w:sdt>
      <w:r>
        <w:rPr>
          <w:lang w:eastAsia="zh-CN"/>
        </w:rPr>
        <w:t>乙方应于每期租金到期前5日内支付下期租金。</w:t>
      </w:r>
    </w:p>
    <w:p w14:paraId="40B7BB50">
      <w:pPr>
        <w:pStyle w:val="9"/>
        <w:rPr>
          <w:lang w:eastAsia="zh-CN"/>
        </w:rPr>
      </w:pPr>
      <w:r>
        <w:rPr>
          <w:lang w:eastAsia="zh-CN"/>
        </w:rPr>
        <w:t>3.3 甲方应在乙方支付租金前提供合法有效的增值税专用发票，增值税税率6%，乙方在收到发票后5个工作日内支付租金。</w:t>
      </w:r>
    </w:p>
    <w:p w14:paraId="10A8C60E">
      <w:pPr>
        <w:pStyle w:val="9"/>
        <w:rPr>
          <w:lang w:eastAsia="zh-CN"/>
        </w:rPr>
      </w:pPr>
      <w:r>
        <w:rPr>
          <w:lang w:eastAsia="zh-CN"/>
        </w:rPr>
        <w:t>3.4 甲方收款信息：</w:t>
      </w:r>
    </w:p>
    <w:p w14:paraId="44AD17CC">
      <w:pPr>
        <w:pStyle w:val="10"/>
        <w:rPr>
          <w:highlight w:val="yellow"/>
          <w:lang w:eastAsia="zh-CN"/>
        </w:rPr>
      </w:pPr>
      <w:permStart w:id="4" w:edGrp="everyone"/>
      <w:r>
        <w:rPr>
          <w:highlight w:val="yellow"/>
          <w:lang w:eastAsia="zh-CN"/>
        </w:rPr>
        <w:t>开户名称：____________________________________</w:t>
      </w:r>
    </w:p>
    <w:p w14:paraId="4745D0BF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开户银行：____________________________________</w:t>
      </w:r>
    </w:p>
    <w:p w14:paraId="51FBEBF3">
      <w:pPr>
        <w:pStyle w:val="10"/>
        <w:rPr>
          <w:lang w:eastAsia="zh-CN"/>
        </w:rPr>
      </w:pPr>
      <w:r>
        <w:rPr>
          <w:highlight w:val="yellow"/>
          <w:lang w:eastAsia="zh-CN"/>
        </w:rPr>
        <w:t>银行账号：____________________________________</w:t>
      </w:r>
    </w:p>
    <w:permEnd w:id="4"/>
    <w:p w14:paraId="62851E6D">
      <w:pPr>
        <w:pStyle w:val="9"/>
        <w:rPr>
          <w:lang w:eastAsia="zh-CN"/>
        </w:rPr>
      </w:pPr>
      <w:r>
        <w:rPr>
          <w:lang w:eastAsia="zh-CN"/>
        </w:rPr>
        <w:t>3.5 乙方逾期支付租金的，每逾期一日，应按逾期租金金额的万分之三向甲方支付违约金；逾期超过45日的，甲方有权暂停提供车辆使用服务；逾期超过90日的，甲方有权单方解除合同，收回车辆，并要求乙方承担违约责任。</w:t>
      </w:r>
    </w:p>
    <w:p w14:paraId="32A2B98B">
      <w:pPr>
        <w:pStyle w:val="7"/>
        <w:rPr>
          <w:lang w:eastAsia="zh-CN"/>
        </w:rPr>
      </w:pPr>
      <w:r>
        <w:rPr>
          <w:lang w:eastAsia="zh-CN"/>
        </w:rPr>
        <w:t>第四条  相关费用承担</w:t>
      </w:r>
    </w:p>
    <w:p w14:paraId="0E871744">
      <w:pPr>
        <w:pStyle w:val="9"/>
        <w:rPr>
          <w:lang w:eastAsia="zh-CN"/>
        </w:rPr>
      </w:pPr>
      <w:r>
        <w:rPr>
          <w:lang w:eastAsia="zh-CN"/>
        </w:rPr>
        <w:t>4.1 甲方承担费用：车辆保险费（交强险、车辆损失险、第三者责任险、不计免赔等）、车船使用税、车辆定期保养费、年检费、50公里范围内车辆抛锚急救费。</w:t>
      </w:r>
    </w:p>
    <w:p w14:paraId="4D5E4820">
      <w:pPr>
        <w:pStyle w:val="9"/>
        <w:rPr>
          <w:lang w:eastAsia="zh-CN"/>
        </w:rPr>
      </w:pPr>
      <w:r>
        <w:rPr>
          <w:lang w:eastAsia="zh-CN"/>
        </w:rPr>
        <w:t>4.2 乙方承担费用：租赁期内的燃油费、停车费、过路过桥费、车辆维修保养费（因乙方使用不当造成的）、违章罚款、交通事故保险理赔外的费用、车辆补办证件费、车辆停运期间的租金等。</w:t>
      </w:r>
    </w:p>
    <w:p w14:paraId="0D73BC41">
      <w:pPr>
        <w:pStyle w:val="7"/>
        <w:rPr>
          <w:lang w:eastAsia="zh-CN"/>
        </w:rPr>
      </w:pPr>
      <w:r>
        <w:rPr>
          <w:lang w:eastAsia="zh-CN"/>
        </w:rPr>
        <w:t>第五条  甲方的权利和义务</w:t>
      </w:r>
    </w:p>
    <w:p w14:paraId="6D265DBA">
      <w:pPr>
        <w:pStyle w:val="9"/>
        <w:rPr>
          <w:lang w:eastAsia="zh-CN"/>
        </w:rPr>
      </w:pPr>
      <w:r>
        <w:rPr>
          <w:lang w:eastAsia="zh-CN"/>
        </w:rPr>
        <w:t>5.1 甲方权利：</w:t>
      </w:r>
    </w:p>
    <w:p w14:paraId="6EA74D4A">
      <w:pPr>
        <w:pStyle w:val="10"/>
        <w:rPr>
          <w:lang w:eastAsia="zh-CN"/>
        </w:rPr>
      </w:pPr>
      <w:r>
        <w:rPr>
          <w:lang w:eastAsia="zh-CN"/>
        </w:rPr>
        <w:t>（1）拥有租赁车辆的所有权，有权查验车辆使用情况；</w:t>
      </w:r>
    </w:p>
    <w:p w14:paraId="57226979">
      <w:pPr>
        <w:pStyle w:val="10"/>
        <w:rPr>
          <w:lang w:eastAsia="zh-CN"/>
        </w:rPr>
      </w:pPr>
      <w:r>
        <w:rPr>
          <w:lang w:eastAsia="zh-CN"/>
        </w:rPr>
        <w:t>（2）乙方违反合同约定的，有权单方解除合同，收回车辆并要求赔偿损失；</w:t>
      </w:r>
    </w:p>
    <w:p w14:paraId="3E1E751C">
      <w:pPr>
        <w:pStyle w:val="10"/>
        <w:rPr>
          <w:lang w:eastAsia="zh-CN"/>
        </w:rPr>
      </w:pPr>
      <w:r>
        <w:rPr>
          <w:lang w:eastAsia="zh-CN"/>
        </w:rPr>
        <w:t>（3）按照合同约定收取租金及其他相关费用。</w:t>
      </w:r>
    </w:p>
    <w:p w14:paraId="5B00A769">
      <w:pPr>
        <w:pStyle w:val="9"/>
        <w:rPr>
          <w:lang w:eastAsia="zh-CN"/>
        </w:rPr>
      </w:pPr>
      <w:r>
        <w:rPr>
          <w:lang w:eastAsia="zh-CN"/>
        </w:rPr>
        <w:t>5.2 甲方义务：</w:t>
      </w:r>
    </w:p>
    <w:p w14:paraId="26C4EED5">
      <w:pPr>
        <w:pStyle w:val="10"/>
        <w:rPr>
          <w:lang w:eastAsia="zh-CN"/>
        </w:rPr>
      </w:pPr>
      <w:r>
        <w:rPr>
          <w:lang w:eastAsia="zh-CN"/>
        </w:rPr>
        <w:t>（1）按合同约定提供合格车辆及相关有效证件；</w:t>
      </w:r>
    </w:p>
    <w:p w14:paraId="1A51ECEF">
      <w:pPr>
        <w:pStyle w:val="10"/>
        <w:rPr>
          <w:lang w:eastAsia="zh-CN"/>
        </w:rPr>
      </w:pPr>
      <w:r>
        <w:rPr>
          <w:lang w:eastAsia="zh-CN"/>
        </w:rPr>
        <w:t>（2）负责车辆的正常保养、年检和保险投保；</w:t>
      </w:r>
    </w:p>
    <w:p w14:paraId="225E9A7C">
      <w:pPr>
        <w:pStyle w:val="10"/>
        <w:rPr>
          <w:lang w:eastAsia="zh-CN"/>
        </w:rPr>
      </w:pPr>
      <w:r>
        <w:rPr>
          <w:lang w:eastAsia="zh-CN"/>
        </w:rPr>
        <w:t>（3）提供50公里范围内的车辆抛锚急救服务；</w:t>
      </w:r>
    </w:p>
    <w:p w14:paraId="1D4D5057">
      <w:pPr>
        <w:pStyle w:val="10"/>
        <w:rPr>
          <w:lang w:eastAsia="zh-CN"/>
        </w:rPr>
      </w:pPr>
      <w:r>
        <w:rPr>
          <w:lang w:eastAsia="zh-CN"/>
        </w:rPr>
        <w:t>（4）车辆因维修、保养、理赔等原因无法使用超过1天的，应提供同等档次的备用车辆；</w:t>
      </w:r>
    </w:p>
    <w:p w14:paraId="39D12E88">
      <w:pPr>
        <w:pStyle w:val="10"/>
        <w:rPr>
          <w:lang w:eastAsia="zh-CN"/>
        </w:rPr>
      </w:pPr>
      <w:r>
        <w:rPr>
          <w:lang w:eastAsia="zh-CN"/>
        </w:rPr>
        <w:t>（5）协助乙方处理交通事故的保险索赔事宜。</w:t>
      </w:r>
    </w:p>
    <w:p w14:paraId="2275AE46">
      <w:pPr>
        <w:pStyle w:val="7"/>
        <w:rPr>
          <w:lang w:eastAsia="zh-CN"/>
        </w:rPr>
      </w:pPr>
      <w:r>
        <w:rPr>
          <w:lang w:eastAsia="zh-CN"/>
        </w:rPr>
        <w:t>第六条  乙方的权利和义务</w:t>
      </w:r>
    </w:p>
    <w:p w14:paraId="6313C0C0">
      <w:pPr>
        <w:pStyle w:val="9"/>
        <w:rPr>
          <w:lang w:eastAsia="zh-CN"/>
        </w:rPr>
      </w:pPr>
      <w:r>
        <w:rPr>
          <w:lang w:eastAsia="zh-CN"/>
        </w:rPr>
        <w:t>6.1 乙方权利：</w:t>
      </w:r>
    </w:p>
    <w:p w14:paraId="6BEB7847">
      <w:pPr>
        <w:pStyle w:val="10"/>
        <w:rPr>
          <w:lang w:eastAsia="zh-CN"/>
        </w:rPr>
      </w:pPr>
      <w:r>
        <w:rPr>
          <w:lang w:eastAsia="zh-CN"/>
        </w:rPr>
        <w:t>（1）在租赁期内享有车辆的合法使用权；</w:t>
      </w:r>
    </w:p>
    <w:p w14:paraId="6ECD9D88">
      <w:pPr>
        <w:pStyle w:val="10"/>
        <w:rPr>
          <w:lang w:eastAsia="zh-CN"/>
        </w:rPr>
      </w:pPr>
      <w:r>
        <w:rPr>
          <w:lang w:eastAsia="zh-CN"/>
        </w:rPr>
        <w:t>（2）租赁期满，在同等条件下享有优先承租权；</w:t>
      </w:r>
    </w:p>
    <w:p w14:paraId="743CC059">
      <w:pPr>
        <w:pStyle w:val="10"/>
        <w:rPr>
          <w:lang w:eastAsia="zh-CN"/>
        </w:rPr>
      </w:pPr>
      <w:r>
        <w:rPr>
          <w:lang w:eastAsia="zh-CN"/>
        </w:rPr>
        <w:t>（3）甲方提供车辆不符合合同约定的，有权要求更换或解除合同。</w:t>
      </w:r>
    </w:p>
    <w:p w14:paraId="2BE911C1">
      <w:pPr>
        <w:pStyle w:val="9"/>
        <w:rPr>
          <w:lang w:eastAsia="zh-CN"/>
        </w:rPr>
      </w:pPr>
      <w:r>
        <w:rPr>
          <w:lang w:eastAsia="zh-CN"/>
        </w:rPr>
        <w:t>6.2 乙方义务：</w:t>
      </w:r>
    </w:p>
    <w:p w14:paraId="0E9214C8">
      <w:pPr>
        <w:pStyle w:val="10"/>
        <w:rPr>
          <w:lang w:eastAsia="zh-CN"/>
        </w:rPr>
      </w:pPr>
      <w:r>
        <w:rPr>
          <w:lang w:eastAsia="zh-CN"/>
        </w:rPr>
        <w:t>（1）按合同约定及时足额支付租金及其他相关费用；</w:t>
      </w:r>
    </w:p>
    <w:p w14:paraId="0DA2CA19">
      <w:pPr>
        <w:pStyle w:val="10"/>
        <w:rPr>
          <w:lang w:eastAsia="zh-CN"/>
        </w:rPr>
      </w:pPr>
      <w:r>
        <w:rPr>
          <w:lang w:eastAsia="zh-CN"/>
        </w:rPr>
        <w:t>（2）妥善保管车辆及随车证件，不得转借、转租、抵押、质押租赁车辆；</w:t>
      </w:r>
    </w:p>
    <w:p w14:paraId="44060FBF">
      <w:pPr>
        <w:pStyle w:val="10"/>
        <w:rPr>
          <w:lang w:eastAsia="zh-CN"/>
        </w:rPr>
      </w:pPr>
      <w:r>
        <w:rPr>
          <w:lang w:eastAsia="zh-CN"/>
        </w:rPr>
        <w:t>（3）仅由具备合法驾驶资质的人员驾驶车辆，遵守交通法规；</w:t>
      </w:r>
    </w:p>
    <w:p w14:paraId="4455922C">
      <w:pPr>
        <w:pStyle w:val="10"/>
        <w:rPr>
          <w:lang w:eastAsia="zh-CN"/>
        </w:rPr>
      </w:pPr>
      <w:r>
        <w:rPr>
          <w:lang w:eastAsia="zh-CN"/>
        </w:rPr>
        <w:t>（4）每日检查车辆状况，发现异常及时通知甲方，配合甲方进行车辆保养、年检；</w:t>
      </w:r>
    </w:p>
    <w:p w14:paraId="040BE8C9">
      <w:pPr>
        <w:pStyle w:val="10"/>
        <w:rPr>
          <w:lang w:eastAsia="zh-CN"/>
        </w:rPr>
      </w:pPr>
      <w:r>
        <w:rPr>
          <w:lang w:eastAsia="zh-CN"/>
        </w:rPr>
        <w:t>（5）不得擅自改装、拆卸车辆部件，不得拆动里程表；</w:t>
      </w:r>
    </w:p>
    <w:p w14:paraId="0731BEC4">
      <w:pPr>
        <w:pStyle w:val="10"/>
        <w:rPr>
          <w:lang w:eastAsia="zh-CN"/>
        </w:rPr>
      </w:pPr>
      <w:r>
        <w:rPr>
          <w:lang w:eastAsia="zh-CN"/>
        </w:rPr>
        <w:t>（6）发生交通事故或车辆损坏的，应立即报警并通知甲方，配合处理相关事宜；</w:t>
      </w:r>
    </w:p>
    <w:p w14:paraId="048419D4">
      <w:pPr>
        <w:pStyle w:val="10"/>
        <w:rPr>
          <w:lang w:eastAsia="zh-CN"/>
        </w:rPr>
      </w:pPr>
      <w:r>
        <w:rPr>
          <w:lang w:eastAsia="zh-CN"/>
        </w:rPr>
        <w:t>（7）按时处理车辆违章记录，承担违章罚款及相关费用；</w:t>
      </w:r>
    </w:p>
    <w:p w14:paraId="6483DDFF">
      <w:pPr>
        <w:pStyle w:val="10"/>
        <w:rPr>
          <w:lang w:eastAsia="zh-CN"/>
        </w:rPr>
      </w:pPr>
      <w:r>
        <w:rPr>
          <w:lang w:eastAsia="zh-CN"/>
        </w:rPr>
        <w:t>（8）租赁期满，按约定交还车辆及随车证件、工具，保证车辆正常使用状态。</w:t>
      </w:r>
    </w:p>
    <w:p w14:paraId="474AE3C3">
      <w:pPr>
        <w:pStyle w:val="7"/>
        <w:rPr>
          <w:lang w:eastAsia="zh-CN"/>
        </w:rPr>
      </w:pPr>
      <w:r>
        <w:rPr>
          <w:lang w:eastAsia="zh-CN"/>
        </w:rPr>
        <w:t>第七条  车辆维修与保养</w:t>
      </w:r>
    </w:p>
    <w:p w14:paraId="646221F0">
      <w:pPr>
        <w:pStyle w:val="9"/>
        <w:rPr>
          <w:lang w:eastAsia="zh-CN"/>
        </w:rPr>
      </w:pPr>
      <w:r>
        <w:rPr>
          <w:lang w:eastAsia="zh-CN"/>
        </w:rPr>
        <w:t>7.1 车辆的定期保养由甲方负责，按车辆厂家规定执行，乙方应予以配合。</w:t>
      </w:r>
    </w:p>
    <w:p w14:paraId="4759E6C8">
      <w:pPr>
        <w:pStyle w:val="9"/>
        <w:rPr>
          <w:lang w:eastAsia="zh-CN"/>
        </w:rPr>
      </w:pPr>
      <w:r>
        <w:rPr>
          <w:lang w:eastAsia="zh-CN"/>
        </w:rPr>
        <w:t>7.2 因乙方使用不当、操作失误造成车辆损坏的，维修费用由乙方承担，且乙方应承担车辆维修期间的全额租金。</w:t>
      </w:r>
    </w:p>
    <w:p w14:paraId="5753A23E">
      <w:pPr>
        <w:pStyle w:val="9"/>
        <w:rPr>
          <w:lang w:eastAsia="zh-CN"/>
        </w:rPr>
      </w:pPr>
      <w:r>
        <w:rPr>
          <w:lang w:eastAsia="zh-CN"/>
        </w:rPr>
        <w:t>7.3 车辆维修应在甲方指定的维修厂进行，如需在异地维修，应事先征得甲方书面同意。</w:t>
      </w:r>
    </w:p>
    <w:p w14:paraId="266BD72C">
      <w:pPr>
        <w:pStyle w:val="7"/>
        <w:rPr>
          <w:lang w:eastAsia="zh-CN"/>
        </w:rPr>
      </w:pPr>
      <w:r>
        <w:rPr>
          <w:lang w:eastAsia="zh-CN"/>
        </w:rPr>
        <w:t>第八条  交通事故与保险索赔</w:t>
      </w:r>
    </w:p>
    <w:p w14:paraId="2CEDCD8A">
      <w:pPr>
        <w:pStyle w:val="9"/>
        <w:rPr>
          <w:lang w:eastAsia="zh-CN"/>
        </w:rPr>
      </w:pPr>
      <w:r>
        <w:rPr>
          <w:lang w:eastAsia="zh-CN"/>
        </w:rPr>
        <w:t>8.1 甲方已为租赁车辆投保相关保险，保险受益人为</w:t>
      </w:r>
      <w:r>
        <w:rPr>
          <w:rFonts w:hint="eastAsia"/>
          <w:lang w:eastAsia="zh-CN"/>
        </w:rPr>
        <w:t>甲方</w:t>
      </w:r>
      <w:r>
        <w:rPr>
          <w:lang w:eastAsia="zh-CN"/>
        </w:rPr>
        <w:t>。乙方如需增保其他险种，费用由乙方承担，甲方可协助办理。</w:t>
      </w:r>
    </w:p>
    <w:p w14:paraId="7DF0B8DA">
      <w:pPr>
        <w:pStyle w:val="9"/>
        <w:rPr>
          <w:lang w:eastAsia="zh-CN"/>
        </w:rPr>
      </w:pPr>
      <w:r>
        <w:rPr>
          <w:lang w:eastAsia="zh-CN"/>
        </w:rPr>
        <w:t>8.2 发生交通事故后，乙方应立即报警、通知保险公司和甲方，保护现场，配合相关部门处理。</w:t>
      </w:r>
    </w:p>
    <w:p w14:paraId="07A1A3C0">
      <w:pPr>
        <w:pStyle w:val="9"/>
        <w:rPr>
          <w:lang w:eastAsia="zh-CN"/>
        </w:rPr>
      </w:pPr>
      <w:r>
        <w:rPr>
          <w:lang w:eastAsia="zh-CN"/>
        </w:rPr>
        <w:t>8.3 保险理赔范围内的费用由保险公司承担，保险免赔、理赔不足的部分及其他相关费用由乙方承担。</w:t>
      </w:r>
    </w:p>
    <w:p w14:paraId="3AF7F7FE">
      <w:pPr>
        <w:pStyle w:val="9"/>
        <w:rPr>
          <w:lang w:eastAsia="zh-CN"/>
        </w:rPr>
      </w:pPr>
      <w:r>
        <w:rPr>
          <w:lang w:eastAsia="zh-CN"/>
        </w:rPr>
        <w:t>8.4 因乙方原因导致保险公司拒赔的，所有损失由乙方承担。</w:t>
      </w:r>
    </w:p>
    <w:p w14:paraId="1EBEDFEF">
      <w:pPr>
        <w:pStyle w:val="9"/>
        <w:rPr>
          <w:lang w:eastAsia="zh-CN"/>
        </w:rPr>
      </w:pPr>
      <w:r>
        <w:rPr>
          <w:lang w:eastAsia="zh-CN"/>
        </w:rPr>
        <w:t>8.5 交通事故处理期间，车辆无法使用的，乙方仍应按合同约定支付租金。</w:t>
      </w:r>
    </w:p>
    <w:p w14:paraId="6C8796AD">
      <w:pPr>
        <w:pStyle w:val="7"/>
        <w:rPr>
          <w:lang w:eastAsia="zh-CN"/>
        </w:rPr>
      </w:pPr>
      <w:r>
        <w:rPr>
          <w:lang w:eastAsia="zh-CN"/>
        </w:rPr>
        <w:t>第九条  车辆交还与验收</w:t>
      </w:r>
    </w:p>
    <w:p w14:paraId="44635360">
      <w:pPr>
        <w:pStyle w:val="9"/>
        <w:rPr>
          <w:lang w:eastAsia="zh-CN"/>
        </w:rPr>
      </w:pPr>
      <w:r>
        <w:rPr>
          <w:lang w:eastAsia="zh-CN"/>
        </w:rPr>
        <w:t>9.1 租赁期满或合同解除后，乙方应在5日内将车辆及随车证件（行驶证、保险单等）、工具交还甲方，交还地点</w:t>
      </w:r>
      <w:r>
        <w:rPr>
          <w:rFonts w:hint="eastAsia"/>
          <w:lang w:eastAsia="zh-CN"/>
        </w:rPr>
        <w:t>由甲乙双方在车辆出租时书面约定</w:t>
      </w:r>
      <w:r>
        <w:rPr>
          <w:lang w:eastAsia="zh-CN"/>
        </w:rPr>
        <w:t>。</w:t>
      </w:r>
    </w:p>
    <w:p w14:paraId="484CDD80">
      <w:pPr>
        <w:pStyle w:val="9"/>
        <w:rPr>
          <w:lang w:eastAsia="zh-CN"/>
        </w:rPr>
      </w:pPr>
      <w:r>
        <w:rPr>
          <w:lang w:eastAsia="zh-CN"/>
        </w:rPr>
        <w:t>9.2 甲方交付车辆时燃油为</w:t>
      </w:r>
      <w:r>
        <w:rPr>
          <w:rFonts w:hint="eastAsia"/>
          <w:lang w:eastAsia="zh-CN"/>
        </w:rPr>
        <w:t>满箱</w:t>
      </w:r>
      <w:r>
        <w:rPr>
          <w:lang w:eastAsia="zh-CN"/>
        </w:rPr>
        <w:t>，</w:t>
      </w:r>
      <w:r>
        <w:rPr>
          <w:rFonts w:hint="eastAsia"/>
          <w:lang w:eastAsia="zh-CN"/>
        </w:rPr>
        <w:t>如为新能源车辆则需保证满电，混动则需同时满足满油及满电。</w:t>
      </w:r>
      <w:r>
        <w:rPr>
          <w:lang w:eastAsia="zh-CN"/>
        </w:rPr>
        <w:t>乙方交还车辆时应按同等</w:t>
      </w:r>
      <w:r>
        <w:rPr>
          <w:rFonts w:hint="eastAsia"/>
          <w:lang w:eastAsia="zh-CN"/>
        </w:rPr>
        <w:t>标准保证油量和电量</w:t>
      </w:r>
      <w:r>
        <w:rPr>
          <w:lang w:eastAsia="zh-CN"/>
        </w:rPr>
        <w:t>。</w:t>
      </w:r>
    </w:p>
    <w:p w14:paraId="4592D931">
      <w:pPr>
        <w:pStyle w:val="9"/>
        <w:rPr>
          <w:lang w:eastAsia="zh-CN"/>
        </w:rPr>
      </w:pPr>
      <w:r>
        <w:rPr>
          <w:lang w:eastAsia="zh-CN"/>
        </w:rPr>
        <w:t>9.3 车辆交还时，双方共同验收，如发现车辆有新的损坏、部件缺失或证件不全的，乙方应承担维修、赔偿费用。</w:t>
      </w:r>
    </w:p>
    <w:p w14:paraId="667D341A">
      <w:pPr>
        <w:pStyle w:val="9"/>
        <w:rPr>
          <w:lang w:eastAsia="zh-CN"/>
        </w:rPr>
      </w:pPr>
      <w:r>
        <w:rPr>
          <w:lang w:eastAsia="zh-CN"/>
        </w:rPr>
        <w:t>9.4 乙方逾期交还车辆的，每逾期一日，</w:t>
      </w:r>
      <w:r>
        <w:rPr>
          <w:rFonts w:hint="eastAsia"/>
          <w:lang w:eastAsia="zh-CN"/>
        </w:rPr>
        <w:t>应</w:t>
      </w:r>
      <w:r>
        <w:rPr>
          <w:lang w:eastAsia="zh-CN"/>
        </w:rPr>
        <w:t>按合同约定</w:t>
      </w:r>
      <w:r>
        <w:rPr>
          <w:rFonts w:hint="eastAsia"/>
          <w:lang w:eastAsia="zh-CN"/>
        </w:rPr>
        <w:t>按日继续</w:t>
      </w:r>
      <w:r>
        <w:rPr>
          <w:lang w:eastAsia="zh-CN"/>
        </w:rPr>
        <w:t>支付租金</w:t>
      </w:r>
      <w:r>
        <w:rPr>
          <w:rFonts w:hint="eastAsia"/>
          <w:lang w:eastAsia="zh-CN"/>
        </w:rPr>
        <w:t>，日租金标准为月租金÷3</w:t>
      </w:r>
      <w:r>
        <w:rPr>
          <w:lang w:eastAsia="zh-CN"/>
        </w:rPr>
        <w:t>0。</w:t>
      </w:r>
    </w:p>
    <w:p w14:paraId="3F39350D">
      <w:pPr>
        <w:pStyle w:val="7"/>
        <w:rPr>
          <w:lang w:eastAsia="zh-CN"/>
        </w:rPr>
      </w:pPr>
      <w:r>
        <w:rPr>
          <w:lang w:eastAsia="zh-CN"/>
        </w:rPr>
        <w:t>第十条  合同的变更、解除与终止</w:t>
      </w:r>
    </w:p>
    <w:p w14:paraId="682277B8">
      <w:pPr>
        <w:pStyle w:val="9"/>
        <w:rPr>
          <w:lang w:eastAsia="zh-CN"/>
        </w:rPr>
      </w:pPr>
      <w:r>
        <w:rPr>
          <w:lang w:eastAsia="zh-CN"/>
        </w:rPr>
        <w:t>10.1 本合同的变更、解除，须经双方协商一致并签订书面协议。</w:t>
      </w:r>
    </w:p>
    <w:p w14:paraId="36D3F120">
      <w:pPr>
        <w:pStyle w:val="9"/>
        <w:rPr>
          <w:lang w:eastAsia="zh-CN"/>
        </w:rPr>
      </w:pPr>
      <w:r>
        <w:rPr>
          <w:lang w:eastAsia="zh-CN"/>
        </w:rPr>
        <w:t>10.2 乙方有下列情形之一的，甲方有权单方解除合同，收回车辆：</w:t>
      </w:r>
    </w:p>
    <w:p w14:paraId="56AF4051">
      <w:pPr>
        <w:pStyle w:val="10"/>
        <w:rPr>
          <w:lang w:eastAsia="zh-CN"/>
        </w:rPr>
      </w:pPr>
      <w:r>
        <w:rPr>
          <w:lang w:eastAsia="zh-CN"/>
        </w:rPr>
        <w:t>（1）逾期支付租金超过10日的；</w:t>
      </w:r>
    </w:p>
    <w:p w14:paraId="239D400D">
      <w:pPr>
        <w:pStyle w:val="10"/>
        <w:rPr>
          <w:lang w:eastAsia="zh-CN"/>
        </w:rPr>
      </w:pPr>
      <w:r>
        <w:rPr>
          <w:lang w:eastAsia="zh-CN"/>
        </w:rPr>
        <w:t>（2）擅自转借、转租、抵押、质押租赁车辆的；</w:t>
      </w:r>
    </w:p>
    <w:p w14:paraId="6E9925A3">
      <w:pPr>
        <w:pStyle w:val="10"/>
        <w:rPr>
          <w:lang w:eastAsia="zh-CN"/>
        </w:rPr>
      </w:pPr>
      <w:r>
        <w:rPr>
          <w:lang w:eastAsia="zh-CN"/>
        </w:rPr>
        <w:t>（3）利用租赁车辆从事违法犯罪活动的；</w:t>
      </w:r>
    </w:p>
    <w:p w14:paraId="63DFD52B">
      <w:pPr>
        <w:pStyle w:val="10"/>
        <w:rPr>
          <w:lang w:eastAsia="zh-CN"/>
        </w:rPr>
      </w:pPr>
      <w:r>
        <w:rPr>
          <w:lang w:eastAsia="zh-CN"/>
        </w:rPr>
        <w:t>（4）擅自改装、拆卸车辆部件的；</w:t>
      </w:r>
    </w:p>
    <w:p w14:paraId="072E3F05">
      <w:pPr>
        <w:pStyle w:val="10"/>
        <w:rPr>
          <w:lang w:eastAsia="zh-CN"/>
        </w:rPr>
      </w:pPr>
      <w:r>
        <w:rPr>
          <w:lang w:eastAsia="zh-CN"/>
        </w:rPr>
        <w:t>（5）车辆发生重大损坏，乙方拒绝赔偿的；</w:t>
      </w:r>
    </w:p>
    <w:p w14:paraId="1CC36DED">
      <w:pPr>
        <w:pStyle w:val="10"/>
        <w:rPr>
          <w:lang w:eastAsia="zh-CN"/>
        </w:rPr>
      </w:pPr>
      <w:r>
        <w:rPr>
          <w:lang w:eastAsia="zh-CN"/>
        </w:rPr>
        <w:t>（6）其他严重违反合同约定的行为。</w:t>
      </w:r>
    </w:p>
    <w:p w14:paraId="3A6A9461">
      <w:pPr>
        <w:pStyle w:val="9"/>
        <w:rPr>
          <w:lang w:eastAsia="zh-CN"/>
        </w:rPr>
      </w:pPr>
      <w:r>
        <w:rPr>
          <w:lang w:eastAsia="zh-CN"/>
        </w:rPr>
        <w:t>10.3 甲方有下列情形之一的，乙方有权单方解除合同：</w:t>
      </w:r>
    </w:p>
    <w:p w14:paraId="095BF198">
      <w:pPr>
        <w:pStyle w:val="10"/>
        <w:rPr>
          <w:lang w:eastAsia="zh-CN"/>
        </w:rPr>
      </w:pPr>
      <w:r>
        <w:rPr>
          <w:lang w:eastAsia="zh-CN"/>
        </w:rPr>
        <w:t>（1）未按合同约定提供合格车辆或有效证件的；</w:t>
      </w:r>
    </w:p>
    <w:p w14:paraId="0FA0DAF2">
      <w:pPr>
        <w:pStyle w:val="10"/>
        <w:rPr>
          <w:lang w:eastAsia="zh-CN"/>
        </w:rPr>
      </w:pPr>
      <w:r>
        <w:rPr>
          <w:lang w:eastAsia="zh-CN"/>
        </w:rPr>
        <w:t>（2）车辆存在严重质量问题，无法正常使用的；</w:t>
      </w:r>
    </w:p>
    <w:p w14:paraId="3A233464">
      <w:pPr>
        <w:pStyle w:val="10"/>
        <w:rPr>
          <w:lang w:eastAsia="zh-CN"/>
        </w:rPr>
      </w:pPr>
      <w:r>
        <w:rPr>
          <w:lang w:eastAsia="zh-CN"/>
        </w:rPr>
        <w:t>（3）其他严重违反合同约定的行为。</w:t>
      </w:r>
    </w:p>
    <w:p w14:paraId="1B60EFB6">
      <w:pPr>
        <w:pStyle w:val="9"/>
        <w:rPr>
          <w:lang w:eastAsia="zh-CN"/>
        </w:rPr>
      </w:pPr>
      <w:permStart w:id="5" w:edGrp="everyone"/>
      <w:r>
        <w:rPr>
          <w:lang w:eastAsia="zh-CN"/>
        </w:rPr>
        <w:t>10.4 一方提前解除合同的，应提前15日书面通知对方，给对方造成损失的，应承担赔偿责任。乙方提前解除合同的，应按未履行部分租期租金总额的____%向甲方支付违约金。</w:t>
      </w:r>
    </w:p>
    <w:permEnd w:id="5"/>
    <w:p w14:paraId="214A38EF">
      <w:pPr>
        <w:pStyle w:val="7"/>
        <w:rPr>
          <w:lang w:eastAsia="zh-CN"/>
        </w:rPr>
      </w:pPr>
      <w:r>
        <w:rPr>
          <w:lang w:eastAsia="zh-CN"/>
        </w:rPr>
        <w:t>第十一条  违约责任</w:t>
      </w:r>
    </w:p>
    <w:p w14:paraId="3AAB8BC0">
      <w:pPr>
        <w:pStyle w:val="9"/>
        <w:rPr>
          <w:lang w:eastAsia="zh-CN"/>
        </w:rPr>
      </w:pPr>
      <w:r>
        <w:rPr>
          <w:lang w:eastAsia="zh-CN"/>
        </w:rPr>
        <w:t>11.1 甲方未按合同约定提供车辆或备用车辆的，应退还停驶期间的租金，并按停驶期间租金的20%向乙方支付违约金。</w:t>
      </w:r>
    </w:p>
    <w:p w14:paraId="07D70C6A">
      <w:pPr>
        <w:pStyle w:val="9"/>
        <w:rPr>
          <w:lang w:eastAsia="zh-CN"/>
        </w:rPr>
      </w:pPr>
      <w:r>
        <w:rPr>
          <w:lang w:eastAsia="zh-CN"/>
        </w:rPr>
        <w:t>11.2 乙方未按合同约定使用车辆造成车辆损坏的，应承担全部维修费用及车辆贬值损失。</w:t>
      </w:r>
    </w:p>
    <w:p w14:paraId="15A553EF">
      <w:pPr>
        <w:pStyle w:val="9"/>
        <w:rPr>
          <w:lang w:eastAsia="zh-CN"/>
        </w:rPr>
      </w:pPr>
      <w:r>
        <w:rPr>
          <w:lang w:eastAsia="zh-CN"/>
        </w:rPr>
        <w:t>11.3 乙方擅自转借、转租、抵押租赁车辆的，应按租金总额的20%向甲方支付违约金，造成甲方损失的，应全额赔偿。</w:t>
      </w:r>
    </w:p>
    <w:p w14:paraId="08B24E89">
      <w:pPr>
        <w:pStyle w:val="9"/>
        <w:rPr>
          <w:lang w:eastAsia="zh-CN"/>
        </w:rPr>
      </w:pPr>
      <w:r>
        <w:rPr>
          <w:lang w:eastAsia="zh-CN"/>
        </w:rPr>
        <w:t>11.4 任何一方违反本合同其他约定的，应赔偿对方因此造成的实际损失。</w:t>
      </w:r>
    </w:p>
    <w:p w14:paraId="26F39358">
      <w:pPr>
        <w:pStyle w:val="7"/>
        <w:rPr>
          <w:lang w:eastAsia="zh-CN"/>
        </w:rPr>
      </w:pPr>
      <w:r>
        <w:rPr>
          <w:lang w:eastAsia="zh-CN"/>
        </w:rPr>
        <w:t>第十二条  反商业贿赂条款</w:t>
      </w:r>
    </w:p>
    <w:p w14:paraId="1A2DFE8A">
      <w:pPr>
        <w:pStyle w:val="9"/>
        <w:rPr>
          <w:lang w:eastAsia="zh-CN"/>
        </w:rPr>
      </w:pPr>
      <w:r>
        <w:rPr>
          <w:lang w:eastAsia="zh-CN"/>
        </w:rPr>
        <w:t>12.1 甲乙双方均应遵守中华人民共和国反商业贿赂相关法律法规，不得向对方或对方经办人员及相关人员索要、收受、提供、给予合同约定外的任何利益。</w:t>
      </w:r>
    </w:p>
    <w:p w14:paraId="2B781FCE">
      <w:pPr>
        <w:pStyle w:val="9"/>
        <w:rPr>
          <w:lang w:eastAsia="zh-CN"/>
        </w:rPr>
      </w:pPr>
      <w:r>
        <w:rPr>
          <w:lang w:eastAsia="zh-CN"/>
        </w:rPr>
        <w:t>12.2 任何一方违反本条约定的，守约方有权解除本合同，并要求违约方赔偿因此造成的损失。</w:t>
      </w:r>
    </w:p>
    <w:p w14:paraId="10ADA830">
      <w:pPr>
        <w:pStyle w:val="7"/>
        <w:rPr>
          <w:lang w:eastAsia="zh-CN"/>
        </w:rPr>
      </w:pPr>
      <w:r>
        <w:rPr>
          <w:lang w:eastAsia="zh-CN"/>
        </w:rPr>
        <w:t>第十三条  不可抗力</w:t>
      </w:r>
    </w:p>
    <w:p w14:paraId="0598B2FB">
      <w:pPr>
        <w:pStyle w:val="9"/>
        <w:rPr>
          <w:lang w:eastAsia="zh-CN"/>
        </w:rPr>
      </w:pPr>
      <w:r>
        <w:rPr>
          <w:lang w:eastAsia="zh-CN"/>
        </w:rPr>
        <w:t>因地震、火灾、洪水、战争等不可抗力因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14:paraId="0F7C7806">
      <w:pPr>
        <w:pStyle w:val="9"/>
        <w:ind w:firstLine="0"/>
        <w:rPr>
          <w:lang w:eastAsia="zh-CN"/>
        </w:rPr>
      </w:pPr>
    </w:p>
    <w:p w14:paraId="3A2EF350">
      <w:pPr>
        <w:pStyle w:val="8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第十四条 保密义务</w:t>
      </w:r>
    </w:p>
    <w:p w14:paraId="18CEEC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14.1 甲乙双方均应对在</w:t>
      </w:r>
      <w:r>
        <w:rPr>
          <w:rFonts w:hint="eastAsia"/>
          <w:lang w:eastAsia="zh-CN"/>
        </w:rPr>
        <w:t>协议履行过程</w:t>
      </w:r>
      <w:r>
        <w:rPr>
          <w:lang w:eastAsia="zh-CN"/>
        </w:rPr>
        <w:t>中获知的对方商业秘密、技术信息、经营信息及本协议内容予以严格保密，未经对方书面同意，不得向任何第三方泄露。</w:t>
      </w:r>
    </w:p>
    <w:p w14:paraId="2A3E4E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 xml:space="preserve">14.2 </w:t>
      </w:r>
      <w:r>
        <w:rPr>
          <w:rFonts w:hint="eastAsia"/>
          <w:lang w:eastAsia="zh-CN"/>
        </w:rPr>
        <w:t>甲乙双方均应对协议中的核心条款，如车辆信息、车辆租赁价款等予以严格保密，不得向任何第三方泄露。</w:t>
      </w:r>
    </w:p>
    <w:p w14:paraId="2C9C336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14.3 本保密义务不因本协议的终止、解除或无效而终止，双方的保密义务在本协议终止后5年内继续有效。</w:t>
      </w:r>
    </w:p>
    <w:p w14:paraId="0B4E9697">
      <w:pPr>
        <w:pStyle w:val="9"/>
        <w:ind w:firstLineChars="200"/>
        <w:rPr>
          <w:lang w:eastAsia="zh-CN"/>
        </w:rPr>
      </w:pPr>
      <w:r>
        <w:rPr>
          <w:lang w:eastAsia="zh-CN"/>
        </w:rPr>
        <w:t>14.4 任何一方违反保密义务，给对方造成损失的，应承担全部损失赔偿责任，包括但不限于直接经济损失、间接经济损失、律师费、诉讼费等。</w:t>
      </w:r>
    </w:p>
    <w:p w14:paraId="394C8089">
      <w:pPr>
        <w:pStyle w:val="9"/>
        <w:ind w:firstLineChars="200"/>
        <w:rPr>
          <w:lang w:eastAsia="zh-CN"/>
        </w:rPr>
      </w:pPr>
      <w:r>
        <w:rPr>
          <w:lang w:eastAsia="zh-CN"/>
        </w:rPr>
        <w:t>14.5 本合同终止后，双方应根据监管要求或自本合同终止之日起满5年（以较长时间为准）后，删除或销毁对方提供的全部资料和数据信息，不得留存任何副本。</w:t>
      </w:r>
    </w:p>
    <w:p w14:paraId="050C27A9">
      <w:pPr>
        <w:pStyle w:val="9"/>
        <w:ind w:firstLineChars="200"/>
        <w:rPr>
          <w:lang w:eastAsia="zh-CN"/>
        </w:rPr>
      </w:pPr>
      <w:r>
        <w:rPr>
          <w:lang w:eastAsia="zh-CN"/>
        </w:rPr>
        <w:t>14.6 发生数据泄露事件的，应在24小时内书面通知对方，并采取补救措施。</w:t>
      </w:r>
    </w:p>
    <w:p w14:paraId="0B1BF019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五</w:t>
      </w:r>
      <w:r>
        <w:rPr>
          <w:lang w:eastAsia="zh-CN"/>
        </w:rPr>
        <w:t>条  争议解决</w:t>
      </w:r>
    </w:p>
    <w:p w14:paraId="4083839C">
      <w:pPr>
        <w:pStyle w:val="9"/>
        <w:rPr>
          <w:lang w:eastAsia="zh-CN"/>
        </w:rPr>
      </w:pPr>
      <w:r>
        <w:rPr>
          <w:lang w:eastAsia="zh-CN"/>
        </w:rPr>
        <w:t>本合同履行过程中发生的争议，双方应友好协商解决；协商不成的，向</w:t>
      </w:r>
      <w:r>
        <w:rPr>
          <w:rFonts w:hint="eastAsia"/>
          <w:lang w:eastAsia="zh-CN"/>
        </w:rPr>
        <w:t>乙方</w:t>
      </w:r>
      <w:r>
        <w:rPr>
          <w:lang w:eastAsia="zh-CN"/>
        </w:rPr>
        <w:t>所在地有管辖权的人民法院提起诉讼。</w:t>
      </w:r>
    </w:p>
    <w:p w14:paraId="7552AAAE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六</w:t>
      </w:r>
      <w:r>
        <w:rPr>
          <w:lang w:eastAsia="zh-CN"/>
        </w:rPr>
        <w:t>条  其他约定</w:t>
      </w:r>
    </w:p>
    <w:p w14:paraId="15D59A97">
      <w:pPr>
        <w:pStyle w:val="9"/>
        <w:rPr>
          <w:lang w:eastAsia="zh-CN"/>
        </w:rPr>
      </w:pPr>
      <w:r>
        <w:rPr>
          <w:lang w:eastAsia="zh-CN"/>
        </w:rPr>
        <w:t>16.1 本合同未尽事宜，双方可另行签订补充协议，补充协议与本合同具有同等法律效力。</w:t>
      </w:r>
    </w:p>
    <w:p w14:paraId="341613B5">
      <w:pPr>
        <w:pStyle w:val="9"/>
        <w:rPr>
          <w:lang w:eastAsia="zh-CN"/>
        </w:rPr>
      </w:pPr>
      <w:r>
        <w:rPr>
          <w:lang w:eastAsia="zh-CN"/>
        </w:rPr>
        <w:t>16.2 本合同项下的通知、函件等均应以书面形式送达双方约定的地址，送达即生效。</w:t>
      </w:r>
    </w:p>
    <w:p w14:paraId="18927875">
      <w:pPr>
        <w:pStyle w:val="9"/>
        <w:rPr>
          <w:lang w:eastAsia="zh-CN"/>
        </w:rPr>
      </w:pPr>
      <w:r>
        <w:rPr>
          <w:lang w:eastAsia="zh-CN"/>
        </w:rPr>
        <w:t>16.3 本合同一式三份，甲方执两份，乙方执一份，具有同等法律效力，自双方签字盖章之日起生效。</w:t>
      </w:r>
    </w:p>
    <w:p w14:paraId="15AB28C4">
      <w:pPr>
        <w:pStyle w:val="9"/>
        <w:rPr>
          <w:lang w:eastAsia="zh-CN"/>
        </w:rPr>
      </w:pPr>
    </w:p>
    <w:p w14:paraId="2FDCBD04">
      <w:pPr>
        <w:pStyle w:val="9"/>
        <w:rPr>
          <w:lang w:eastAsia="zh-CN"/>
        </w:rPr>
      </w:pPr>
    </w:p>
    <w:p w14:paraId="668FD923">
      <w:pPr>
        <w:pStyle w:val="9"/>
        <w:rPr>
          <w:lang w:eastAsia="zh-CN"/>
        </w:rPr>
      </w:pPr>
    </w:p>
    <w:p w14:paraId="2820E571">
      <w:pPr>
        <w:pStyle w:val="9"/>
        <w:rPr>
          <w:lang w:eastAsia="zh-CN"/>
        </w:rPr>
      </w:pPr>
    </w:p>
    <w:p w14:paraId="0B6D3945">
      <w:pPr>
        <w:pStyle w:val="9"/>
        <w:rPr>
          <w:lang w:eastAsia="zh-CN"/>
        </w:rPr>
      </w:pPr>
    </w:p>
    <w:p w14:paraId="2C21FADC">
      <w:pPr>
        <w:pStyle w:val="9"/>
        <w:jc w:val="center"/>
        <w:rPr>
          <w:lang w:eastAsia="zh-CN"/>
        </w:rPr>
      </w:pPr>
      <w:r>
        <w:rPr>
          <w:lang w:eastAsia="zh-CN"/>
        </w:rPr>
        <w:t>（以下无正文，为合同签字盖章页）</w:t>
      </w:r>
    </w:p>
    <w:p w14:paraId="3C863ACB">
      <w:pPr>
        <w:rPr>
          <w:lang w:eastAsia="zh-CN"/>
        </w:rPr>
      </w:pPr>
    </w:p>
    <w:p w14:paraId="228DF8F3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9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69CDD">
            <w:pPr>
              <w:pStyle w:val="13"/>
              <w:jc w:val="center"/>
              <w:rPr>
                <w:highlight w:val="yellow"/>
              </w:rPr>
            </w:pPr>
            <w:permStart w:id="6" w:edGrp="everyone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21644353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tr w14:paraId="06EF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662D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48BAF59C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tr w14:paraId="668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4D8F7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2F9D1E3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tr w14:paraId="0604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EF606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128F5D7E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6"/>
    </w:tbl>
    <w:p w14:paraId="5B16F1A4"/>
    <w:p w14:paraId="17F49573"/>
    <w:p w14:paraId="06172B0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1" w:cryptProviderType="rsaFull" w:cryptAlgorithmClass="hash" w:cryptAlgorithmType="typeAny" w:cryptAlgorithmSid="4" w:cryptSpinCount="0" w:hash="KUXNO6zWQBmhXnIzvOsR4u9vfig=" w:salt="8wMnmhiT6rDimqr/LSteCg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5810E6"/>
    <w:rsid w:val="00887299"/>
    <w:rsid w:val="008900A3"/>
    <w:rsid w:val="00A54E78"/>
    <w:rsid w:val="00A62B79"/>
    <w:rsid w:val="00C0664D"/>
    <w:rsid w:val="00DF7127"/>
    <w:rsid w:val="00E015BC"/>
    <w:rsid w:val="00F61A7F"/>
    <w:rsid w:val="1B0939F4"/>
    <w:rsid w:val="3E4A4245"/>
    <w:rsid w:val="510D4266"/>
    <w:rsid w:val="6697539C"/>
    <w:rsid w:val="73643D6F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 w:locked="1"/>
    <w:lsdException w:qFormat="1" w:unhideWhenUsed="0" w:uiPriority="59" w:semiHidden="0" w:name="Table Grid"/>
    <w:lsdException w:uiPriority="99" w:name="Table Theme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locked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itle Style"/>
    <w:qFormat/>
    <w:locked/>
    <w:uiPriority w:val="0"/>
    <w:pPr>
      <w:spacing w:before="240"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7">
    <w:name w:val="Heading 1 Style"/>
    <w:qFormat/>
    <w:locked/>
    <w:uiPriority w:val="0"/>
    <w:pPr>
      <w:spacing w:before="360" w:after="24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8">
    <w:name w:val="Heading 2 Style"/>
    <w:qFormat/>
    <w:locked/>
    <w:uiPriority w:val="0"/>
    <w:pPr>
      <w:spacing w:before="240" w:after="12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9">
    <w:name w:val="Clause Style"/>
    <w:locked/>
    <w:uiPriority w:val="0"/>
    <w:pPr>
      <w:spacing w:after="12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0">
    <w:name w:val="List Style"/>
    <w:locked/>
    <w:uiPriority w:val="0"/>
    <w:pPr>
      <w:spacing w:after="60" w:line="276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Table Style"/>
    <w:qFormat/>
    <w:locked/>
    <w:uiPriority w:val="0"/>
    <w:pPr>
      <w:spacing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2">
    <w:name w:val="No Indent Style"/>
    <w:qFormat/>
    <w:locked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Sign Style"/>
    <w:qFormat/>
    <w:locked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4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styleId="15">
    <w:name w:val="Placeholder Text"/>
    <w:basedOn w:val="5"/>
    <w:semiHidden/>
    <w:qFormat/>
    <w:lock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f3e86ee-dd78-4777-959c-83eb4ea79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3E86EE-DD78-4777-959C-83EB4EA796A1}"/>
      </w:docPartPr>
      <w:docPartBody>
        <w:p w14:paraId="4EB294D7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3194E5-EBD5-46BF-8D0E-A9E5F2AE8DD6}"/>
      </w:docPartPr>
      <w:docPartBody>
        <w:p w14:paraId="0723A589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6"/>
    <w:rsid w:val="001911D0"/>
    <w:rsid w:val="002F2DF6"/>
    <w:rsid w:val="00424460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1989-996F-418E-A029-B80B880DEC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7</Pages>
  <Words>3370</Words>
  <Characters>4086</Characters>
  <Lines>30</Lines>
  <Paragraphs>8</Paragraphs>
  <TotalTime>32</TotalTime>
  <ScaleCrop>false</ScaleCrop>
  <LinksUpToDate>false</LinksUpToDate>
  <CharactersWithSpaces>4164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2026-03-02T09:48:00Z</dcterms:created>
  <dc:creator>Pan, Dennis</dc:creator>
  <cp:lastModifiedBy>圆圈</cp:lastModifiedBy>
  <dcterms:modified xsi:type="dcterms:W3CDTF">2026-06-24T02:55:47Z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F082B97421F944E09787591FA3DD0FA4_13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
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</w:t>
      </w:r>
      <w:r>
        <w:rPr>
          <w:rFonts w:hint="eastAsia"/>
          <w:highlight w:val="yellow"/>
          <w:lang w:val="en-US" w:eastAsia="zh-CN"/>
        </w:rPr>
        <w:t>重庆铜梁</w:t>
      </w:r>
      <w:r>
        <w:rPr>
          <w:highlight w:val="yellow"/>
          <w:lang w:eastAsia="zh-CN"/>
        </w:rPr>
        <w:t>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  <w:bookmarkStart w:id="1" w:name="_GoBack"/>
      <w:bookmarkEnd w:id="1"/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</w:t>
      </w:r>
      <w:r>
        <w:rPr>
          <w:rFonts w:hint="eastAsia"/>
          <w:u w:val="single"/>
          <w:lang w:val="en-US" w:eastAsia="zh-CN"/>
        </w:rPr>
        <w:t>1509345732815794</w:t>
      </w:r>
      <w:r>
        <w:rPr>
          <w:lang w:eastAsia="zh-CN"/>
        </w:rPr>
        <w:t>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1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________________________________________________________；</w:t>
      </w:r>
    </w:p>
    <w:permEnd w:id="1"/>
    <w:p w14:paraId="204A3EE0">
      <w:pPr>
        <w:pStyle w:val="11"/>
        <w:rPr>
          <w:del w:id="2" w:author="湖畔的雨荷" w:date="2026-06-09T17:17:06Z"/>
          <w:highlight w:val="cyan"/>
        </w:rPr>
      </w:pPr>
      <w:del w:id="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4" w:author="湖畔的雨荷" w:date="2026-06-09T17:17:06Z"/>
          <w:highlight w:val="cyan"/>
        </w:rPr>
      </w:pPr>
      <w:del w:id="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6" w:author="湖畔的雨荷" w:date="2026-06-09T17:17:06Z"/>
          <w:highlight w:val="cyan"/>
        </w:rPr>
      </w:pPr>
      <w:del w:id="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本协议项下咨询服务期限自______年____月____日起至______年____月____日止。如需延期，双方应另行签订补充协议。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乙方应组建专业服务团队，指定项目负责人________________________，联系方式________________________，负责本项目的全程服务与沟通协调。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  <w:r>
        <w:rPr>
          <w:rFonts w:hint="eastAsia"/>
          <w:lang w:val="en-US" w:eastAsia="zh-CN"/>
        </w:rPr>
        <w:t>我不需要服务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乙方应在服务期限内完成全部咨询服务工作，并于______年____月____日前向甲方提交正式的咨询成果报告（含纸质版____份、电子版____份）。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1B2F63A7"/>
    <w:rsid w:val="21A51457"/>
    <w:rsid w:val="23F80C00"/>
    <w:rsid w:val="32B67D02"/>
    <w:rsid w:val="387F30E4"/>
    <w:rsid w:val="3F5F3C48"/>
    <w:rsid w:val="4450382F"/>
    <w:rsid w:val="5AE3384F"/>
    <w:rsid w:val="61A6738D"/>
    <w:rsid w:val="626E060D"/>
    <w:rsid w:val="7578255C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3677</Words>
  <Characters>4710</Characters>
  <Lines>35</Lines>
  <Paragraphs>9</Paragraphs>
  <TotalTime>12</TotalTime>
  <ScaleCrop>false</ScaleCrop>
  <LinksUpToDate>false</LinksUpToDate>
  <CharactersWithSpaces>4829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2026-06-23T12:48:32Z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
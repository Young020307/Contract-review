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5EDB6C">
      <w:pPr>
        <w:pStyle w:val="7"/>
        <w:rPr>
          <w:rFonts w:hint="eastAsia"/>
          <w:lang w:eastAsia="zh-CN"/>
        </w:rPr>
      </w:pPr>
      <w:r>
        <w:t>咨询服务协议（篡改版）</w:t>
      </w:r>
    </w:p>
    <w:p w14:paraId="1944B5BE">
      <w:pPr>
        <w:pStyle w:val="10"/>
        <w:rPr>
          <w:highlight w:val="yellow"/>
          <w:lang w:eastAsia="zh-CN"/>
        </w:rPr>
      </w:pPr>
      <w:r>
        <w:rPr>
          <w:highlight w:val="yellow"/>
          <w:lang w:eastAsia="zh-CN"/>
        </w:rPr>
        <w:t>甲方（委托方）：___</w:t>
      </w:r>
      <w:ins w:id="0" w:author="Cox" w:date="2026-06-16T17:12:20Z">
        <w:r>
          <w:rPr>
            <w:rFonts w:hint="default"/>
            <w:highlight w:val="yellow"/>
            <w:lang w:val="en-US" w:eastAsia="zh-CN"/>
          </w:rPr>
          <w:t>xx</w:t>
        </w:r>
      </w:ins>
      <w:ins w:id="1" w:author="Cox" w:date="2026-06-16T17:12:23Z">
        <w:r>
          <w:rPr>
            <w:rFonts w:hint="eastAsia"/>
            <w:highlight w:val="yellow"/>
            <w:lang w:val="en-US" w:eastAsia="zh-CN"/>
          </w:rPr>
          <w:t>公司</w:t>
        </w:r>
      </w:ins>
      <w:r>
        <w:rPr>
          <w:highlight w:val="yellow"/>
          <w:lang w:eastAsia="zh-CN"/>
        </w:rPr>
        <w:t>_____________________</w:t>
      </w:r>
    </w:p>
    <w:p w14:paraId="50E6412B">
      <w:pPr>
        <w:pStyle w:val="10"/>
        <w:rPr>
          <w:highlight w:val="yellow"/>
          <w:lang w:eastAsia="zh-CN"/>
        </w:rPr>
      </w:pPr>
      <w:r>
        <w:rPr>
          <w:rFonts w:hint="eastAsia"/>
          <w:highlight w:val="yellow"/>
          <w:lang w:eastAsia="zh-CN"/>
        </w:rPr>
        <w:t>统一社会信用代码：__</w:t>
      </w:r>
      <w:ins w:id="2" w:author="Cox" w:date="2026-06-16T17:12:48Z">
        <w:r>
          <w:rPr>
            <w:rFonts w:hint="eastAsia"/>
            <w:highlight w:val="yellow"/>
            <w:lang w:eastAsia="zh-CN"/>
          </w:rPr>
          <w:t>不</w:t>
        </w:r>
      </w:ins>
      <w:ins w:id="3" w:author="Cox" w:date="2026-06-16T17:12:49Z">
        <w:r>
          <w:rPr>
            <w:rFonts w:hint="eastAsia"/>
            <w:highlight w:val="yellow"/>
            <w:lang w:eastAsia="zh-CN"/>
          </w:rPr>
          <w:t>告诉你</w:t>
        </w:r>
      </w:ins>
      <w:r>
        <w:rPr>
          <w:rFonts w:hint="eastAsia"/>
          <w:highlight w:val="yellow"/>
          <w:lang w:eastAsia="zh-CN"/>
        </w:rPr>
        <w:t>_______________</w:t>
      </w:r>
      <w:bookmarkStart w:id="1" w:name="_GoBack"/>
      <w:bookmarkEnd w:id="1"/>
      <w:r>
        <w:rPr>
          <w:rFonts w:hint="eastAsia"/>
          <w:highlight w:val="yellow"/>
          <w:lang w:eastAsia="zh-CN"/>
        </w:rPr>
        <w:t>_____</w:t>
      </w:r>
    </w:p>
    <w:p w14:paraId="3A1F1923">
      <w:pPr>
        <w:pStyle w:val="10"/>
        <w:rPr>
          <w:lang w:eastAsia="zh-CN"/>
        </w:rPr>
      </w:pPr>
      <w:r>
        <w:rPr>
          <w:rFonts w:hint="eastAsia"/>
          <w:highlight w:val="cyan"/>
          <w:lang w:eastAsia="zh-CN"/>
        </w:rPr>
        <w:t>地址：___</w:t>
      </w:r>
      <w:ins w:id="4" w:author="Cox" w:date="2026-06-16T17:12:39Z">
        <w:r>
          <w:rPr>
            <w:rFonts w:hint="eastAsia"/>
            <w:highlight w:val="cyan"/>
            <w:lang w:eastAsia="zh-CN"/>
          </w:rPr>
          <w:t>不</w:t>
        </w:r>
      </w:ins>
      <w:ins w:id="5" w:author="Cox" w:date="2026-06-16T17:12:42Z">
        <w:r>
          <w:rPr>
            <w:rFonts w:hint="eastAsia"/>
            <w:highlight w:val="cyan"/>
            <w:lang w:eastAsia="zh-CN"/>
          </w:rPr>
          <w:t>告诉</w:t>
        </w:r>
      </w:ins>
      <w:ins w:id="6" w:author="Cox" w:date="2026-06-16T17:12:43Z">
        <w:r>
          <w:rPr>
            <w:rFonts w:hint="eastAsia"/>
            <w:highlight w:val="cyan"/>
            <w:lang w:eastAsia="zh-CN"/>
          </w:rPr>
          <w:t>你</w:t>
        </w:r>
      </w:ins>
      <w:r>
        <w:rPr>
          <w:rFonts w:hint="eastAsia"/>
          <w:highlight w:val="cyan"/>
          <w:lang w:eastAsia="zh-CN"/>
        </w:rPr>
        <w:t>_______________________________</w:t>
      </w:r>
    </w:p>
    <w:p w14:paraId="31CAC366">
      <w:pPr>
        <w:pStyle w:val="13"/>
        <w:rPr>
          <w:highlight w:val="cyan"/>
          <w:lang w:eastAsia="zh-CN"/>
        </w:rPr>
      </w:pPr>
      <w:r>
        <w:rPr>
          <w:rFonts w:hint="eastAsia"/>
          <w:highlight w:val="cyan"/>
          <w:lang w:eastAsia="zh-CN"/>
        </w:rPr>
        <w:t>法定代表人/负责人：______</w:t>
      </w:r>
      <w:ins w:id="7" w:author="Cox" w:date="2026-06-16T17:12:28Z">
        <w:r>
          <w:rPr>
            <w:rFonts w:hint="eastAsia"/>
            <w:highlight w:val="cyan"/>
            <w:lang w:val="en-US" w:eastAsia="zh-CN"/>
          </w:rPr>
          <w:t>xx</w:t>
        </w:r>
      </w:ins>
      <w:r>
        <w:rPr>
          <w:rFonts w:hint="eastAsia"/>
          <w:highlight w:val="cyan"/>
          <w:lang w:eastAsia="zh-CN"/>
        </w:rPr>
        <w:t>_______________</w:t>
      </w:r>
      <w:del w:id="8" w:author="湖畔的雨荷" w:date="2026-06-09T17:17:59Z">
        <w:r>
          <w:rPr>
            <w:rFonts w:hint="eastAsia"/>
            <w:highlight w:val="cyan"/>
            <w:lang w:eastAsia="zh-CN"/>
          </w:rPr>
          <w:delText>_</w:delText>
        </w:r>
      </w:del>
    </w:p>
    <w:p w14:paraId="15C27A94">
      <w:pPr>
        <w:pStyle w:val="10"/>
        <w:rPr>
          <w:lang w:eastAsia="zh-CN"/>
        </w:rPr>
      </w:pPr>
      <w:bookmarkStart w:id="0" w:name="_Hlk231913455"/>
      <w:r>
        <w:rPr>
          <w:rFonts w:hint="eastAsia"/>
          <w:lang w:eastAsia="zh-CN"/>
        </w:rPr>
        <w:t>联系人：</w:t>
      </w:r>
      <w:r>
        <w:rPr>
          <w:lang w:eastAsia="zh-CN"/>
        </w:rPr>
        <w:t>____</w:t>
      </w:r>
      <w:ins w:id="9" w:author="Cox" w:date="2026-06-16T17:12:31Z">
        <w:r>
          <w:rPr>
            <w:rFonts w:hint="default"/>
            <w:lang w:val="en-US" w:eastAsia="zh-CN"/>
          </w:rPr>
          <w:t>xxx</w:t>
        </w:r>
      </w:ins>
      <w:r>
        <w:rPr>
          <w:lang w:eastAsia="zh-CN"/>
        </w:rPr>
        <w:t xml:space="preserve">____________ </w:t>
      </w:r>
      <w:r>
        <w:rPr>
          <w:rFonts w:hint="eastAsia"/>
          <w:lang w:eastAsia="zh-CN"/>
        </w:rPr>
        <w:t>联系电话：</w:t>
      </w:r>
      <w:r>
        <w:rPr>
          <w:lang w:eastAsia="zh-CN"/>
        </w:rPr>
        <w:t>___</w:t>
      </w:r>
      <w:ins w:id="10" w:author="Cox" w:date="2026-06-16T17:12:33Z">
        <w:r>
          <w:rPr>
            <w:rFonts w:hint="default"/>
            <w:lang w:val="en-US" w:eastAsia="zh-CN"/>
          </w:rPr>
          <w:t>xxxx</w:t>
        </w:r>
      </w:ins>
      <w:ins w:id="11" w:author="Cox" w:date="2026-06-16T17:12:34Z">
        <w:r>
          <w:rPr>
            <w:rFonts w:hint="default"/>
            <w:lang w:val="en-US" w:eastAsia="zh-CN"/>
          </w:rPr>
          <w:t>x</w:t>
        </w:r>
      </w:ins>
      <w:r>
        <w:rPr>
          <w:lang w:eastAsia="zh-CN"/>
        </w:rPr>
        <w:t>_____________</w:t>
      </w:r>
    </w:p>
    <w:bookmarkEnd w:id="0"/>
    <w:p w14:paraId="46928603">
      <w:pPr>
        <w:rPr>
          <w:highlight w:val="yellow"/>
          <w:lang w:eastAsia="zh-CN"/>
        </w:rPr>
      </w:pPr>
    </w:p>
    <w:p w14:paraId="1291B3A5">
      <w:pPr>
        <w:pStyle w:val="10"/>
        <w:rPr>
          <w:highlight w:val="yellow"/>
          <w:lang w:eastAsia="zh-CN"/>
        </w:rPr>
      </w:pPr>
      <w:r>
        <w:rPr>
          <w:highlight w:val="yellow"/>
          <w:lang w:eastAsia="zh-CN"/>
        </w:rPr>
        <w:t>乙方（受托方）：___</w:t>
      </w:r>
      <w:ins w:id="12" w:author="Cox" w:date="2026-06-16T17:12:53Z">
        <w:r>
          <w:rPr>
            <w:rFonts w:hint="eastAsia"/>
            <w:highlight w:val="yellow"/>
            <w:lang w:eastAsia="zh-CN"/>
          </w:rPr>
          <w:t>不告诉你</w:t>
        </w:r>
      </w:ins>
      <w:r>
        <w:rPr>
          <w:highlight w:val="yellow"/>
          <w:lang w:eastAsia="zh-CN"/>
        </w:rPr>
        <w:t>_____________________</w:t>
      </w:r>
    </w:p>
    <w:p w14:paraId="585BEDF2">
      <w:pPr>
        <w:pStyle w:val="10"/>
        <w:rPr>
          <w:highlight w:val="yellow"/>
          <w:lang w:eastAsia="zh-CN"/>
        </w:rPr>
      </w:pPr>
      <w:r>
        <w:rPr>
          <w:rFonts w:hint="eastAsia"/>
          <w:highlight w:val="yellow"/>
          <w:lang w:eastAsia="zh-CN"/>
        </w:rPr>
        <w:t>统一社会信用代码：__</w:t>
      </w:r>
      <w:ins w:id="13" w:author="Cox" w:date="2026-06-16T17:12:57Z">
        <w:r>
          <w:rPr>
            <w:rFonts w:hint="eastAsia"/>
            <w:highlight w:val="yellow"/>
            <w:lang w:eastAsia="zh-CN"/>
          </w:rPr>
          <w:t>不告诉你</w:t>
        </w:r>
      </w:ins>
      <w:r>
        <w:rPr>
          <w:rFonts w:hint="eastAsia"/>
          <w:highlight w:val="yellow"/>
          <w:lang w:eastAsia="zh-CN"/>
        </w:rPr>
        <w:t>____________________</w:t>
      </w:r>
    </w:p>
    <w:p w14:paraId="3835925E">
      <w:pPr>
        <w:pStyle w:val="10"/>
        <w:rPr>
          <w:lang w:eastAsia="zh-CN"/>
        </w:rPr>
      </w:pPr>
      <w:r>
        <w:rPr>
          <w:rFonts w:hint="eastAsia"/>
          <w:highlight w:val="cyan"/>
          <w:lang w:eastAsia="zh-CN"/>
        </w:rPr>
        <w:t>地址：________</w:t>
      </w:r>
      <w:ins w:id="14" w:author="Cox" w:date="2026-06-16T17:13:01Z">
        <w:r>
          <w:rPr>
            <w:rFonts w:hint="eastAsia"/>
            <w:highlight w:val="yellow"/>
            <w:lang w:eastAsia="zh-CN"/>
          </w:rPr>
          <w:t>不告诉你</w:t>
        </w:r>
      </w:ins>
      <w:r>
        <w:rPr>
          <w:rFonts w:hint="eastAsia"/>
          <w:highlight w:val="cyan"/>
          <w:lang w:eastAsia="zh-CN"/>
        </w:rPr>
        <w:t>__________________________</w:t>
      </w:r>
    </w:p>
    <w:p w14:paraId="1EB8524F">
      <w:pPr>
        <w:pStyle w:val="13"/>
        <w:rPr>
          <w:highlight w:val="cyan"/>
          <w:lang w:eastAsia="zh-CN"/>
        </w:rPr>
      </w:pPr>
      <w:r>
        <w:rPr>
          <w:rFonts w:hint="eastAsia"/>
          <w:highlight w:val="cyan"/>
          <w:lang w:eastAsia="zh-CN"/>
        </w:rPr>
        <w:t>法定代表人/负责人：______</w:t>
      </w:r>
      <w:ins w:id="15" w:author="Cox" w:date="2026-06-16T17:13:03Z">
        <w:r>
          <w:rPr>
            <w:rFonts w:hint="eastAsia"/>
            <w:highlight w:val="yellow"/>
            <w:lang w:eastAsia="zh-CN"/>
          </w:rPr>
          <w:t>不告诉你</w:t>
        </w:r>
      </w:ins>
      <w:r>
        <w:rPr>
          <w:rFonts w:hint="eastAsia"/>
          <w:highlight w:val="cyan"/>
          <w:lang w:eastAsia="zh-CN"/>
        </w:rPr>
        <w:t>________________</w:t>
      </w:r>
    </w:p>
    <w:p w14:paraId="3D3CA628">
      <w:pPr>
        <w:pStyle w:val="10"/>
        <w:rPr>
          <w:lang w:eastAsia="zh-CN"/>
        </w:rPr>
      </w:pPr>
      <w:r>
        <w:rPr>
          <w:rFonts w:hint="eastAsia"/>
          <w:lang w:eastAsia="zh-CN"/>
        </w:rPr>
        <w:t>联系人：</w:t>
      </w:r>
      <w:r>
        <w:rPr>
          <w:lang w:eastAsia="zh-CN"/>
        </w:rPr>
        <w:t>______</w:t>
      </w:r>
      <w:ins w:id="16" w:author="Cox" w:date="2026-06-16T17:13:05Z">
        <w:r>
          <w:rPr>
            <w:rFonts w:hint="eastAsia"/>
            <w:highlight w:val="yellow"/>
            <w:lang w:eastAsia="zh-CN"/>
          </w:rPr>
          <w:t>不告诉你</w:t>
        </w:r>
      </w:ins>
      <w:r>
        <w:rPr>
          <w:lang w:eastAsia="zh-CN"/>
        </w:rPr>
        <w:t xml:space="preserve">__________ </w:t>
      </w:r>
      <w:r>
        <w:rPr>
          <w:rFonts w:hint="eastAsia"/>
          <w:lang w:eastAsia="zh-CN"/>
        </w:rPr>
        <w:t>联系电话：</w:t>
      </w:r>
      <w:r>
        <w:rPr>
          <w:lang w:eastAsia="zh-CN"/>
        </w:rPr>
        <w:t>_____</w:t>
      </w:r>
      <w:ins w:id="17" w:author="Cox" w:date="2026-06-16T17:13:04Z">
        <w:r>
          <w:rPr>
            <w:rFonts w:hint="eastAsia"/>
            <w:highlight w:val="yellow"/>
            <w:lang w:eastAsia="zh-CN"/>
          </w:rPr>
          <w:t>不告诉你</w:t>
        </w:r>
      </w:ins>
      <w:r>
        <w:rPr>
          <w:lang w:eastAsia="zh-CN"/>
        </w:rPr>
        <w:t>___________</w:t>
      </w:r>
    </w:p>
    <w:p w14:paraId="1B16712F">
      <w:pPr>
        <w:pStyle w:val="10"/>
        <w:rPr>
          <w:lang w:eastAsia="zh-CN"/>
        </w:rPr>
      </w:pPr>
      <w:r>
        <w:rPr>
          <w:lang w:eastAsia="zh-CN"/>
        </w:rPr>
        <w:t>资质证明：________</w:t>
      </w:r>
      <w:ins w:id="18" w:author="Cox" w:date="2026-06-16T17:13:06Z">
        <w:r>
          <w:rPr>
            <w:rFonts w:hint="eastAsia"/>
            <w:highlight w:val="yellow"/>
            <w:lang w:eastAsia="zh-CN"/>
          </w:rPr>
          <w:t>不告诉你</w:t>
        </w:r>
      </w:ins>
      <w:r>
        <w:rPr>
          <w:lang w:eastAsia="zh-CN"/>
        </w:rPr>
        <w:t>________________________</w:t>
      </w:r>
    </w:p>
    <w:p w14:paraId="3AF060AC">
      <w:pPr>
        <w:rPr>
          <w:lang w:eastAsia="zh-CN"/>
        </w:rPr>
      </w:pPr>
    </w:p>
    <w:p w14:paraId="31F2FA6D">
      <w:pPr>
        <w:rPr>
          <w:lang w:eastAsia="zh-CN"/>
        </w:rPr>
      </w:pPr>
      <w:r>
        <w:t>根据法律规定，本协议无效。</w:t>
      </w:r>
    </w:p>
    <w:p w14:paraId="462F6A90">
      <w:pPr>
        <w:pStyle w:val="8"/>
        <w:rPr>
          <w:lang w:eastAsia="zh-CN"/>
        </w:rPr>
      </w:pPr>
      <w:r>
        <w:rPr>
          <w:lang w:eastAsia="zh-CN"/>
        </w:rPr>
        <w:t>第一条 咨询服务项目与内容</w:t>
      </w:r>
    </w:p>
    <w:p w14:paraId="0EA6BC2A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1.1 甲方委托乙方就_____</w:t>
      </w:r>
      <w:ins w:id="19" w:author="Cox" w:date="2026-06-16T17:13:15Z">
        <w:r>
          <w:rPr>
            <w:rFonts w:hint="eastAsia"/>
            <w:highlight w:val="yellow"/>
            <w:lang w:eastAsia="zh-CN"/>
          </w:rPr>
          <w:t>不告诉你</w:t>
        </w:r>
      </w:ins>
      <w:r>
        <w:rPr>
          <w:highlight w:val="cyan"/>
          <w:lang w:eastAsia="zh-CN"/>
        </w:rPr>
        <w:t>___________________事宜（以下简称"本项目"）提供专业咨询服务。</w:t>
      </w:r>
    </w:p>
    <w:p w14:paraId="749D7B61">
      <w:pPr>
        <w:pStyle w:val="11"/>
        <w:rPr>
          <w:highlight w:val="yellow"/>
          <w:lang w:eastAsia="zh-CN"/>
        </w:rPr>
      </w:pPr>
      <w:r>
        <w:rPr>
          <w:highlight w:val="yellow"/>
          <w:lang w:eastAsia="zh-CN"/>
        </w:rPr>
        <w:t>1.2 具体咨询服务内容包括但不限于：</w:t>
      </w:r>
    </w:p>
    <w:p w14:paraId="5BACCC3A">
      <w:pPr>
        <w:pStyle w:val="11"/>
        <w:rPr>
          <w:highlight w:val="yellow"/>
        </w:rPr>
      </w:pPr>
      <w:del w:id="20" w:author="湖畔的雨荷" w:date="2026-06-09T17:17:04Z">
        <w:r>
          <w:rPr>
            <w:highlight w:val="yellow"/>
          </w:rPr>
          <w:delText>（1）</w:delText>
        </w:r>
      </w:del>
      <w:r>
        <w:rPr>
          <w:highlight w:val="yellow"/>
        </w:rPr>
        <w:t>___________________</w:t>
      </w:r>
      <w:ins w:id="21" w:author="Cox" w:date="2026-06-16T17:13:17Z">
        <w:r>
          <w:rPr>
            <w:rFonts w:hint="eastAsia"/>
            <w:highlight w:val="yellow"/>
            <w:lang w:eastAsia="zh-CN"/>
          </w:rPr>
          <w:t>不告诉你</w:t>
        </w:r>
      </w:ins>
      <w:r>
        <w:rPr>
          <w:highlight w:val="yellow"/>
        </w:rPr>
        <w:t>_____________________________________；</w:t>
      </w:r>
    </w:p>
    <w:p w14:paraId="204A3EE0">
      <w:pPr>
        <w:pStyle w:val="11"/>
        <w:rPr>
          <w:del w:id="22" w:author="湖畔的雨荷" w:date="2026-06-09T17:17:06Z"/>
          <w:highlight w:val="cyan"/>
        </w:rPr>
      </w:pPr>
      <w:del w:id="23" w:author="湖畔的雨荷" w:date="2026-06-09T17:17:06Z">
        <w:r>
          <w:rPr>
            <w:highlight w:val="cyan"/>
          </w:rPr>
          <w:delText>（2）________________________________________________________；</w:delText>
        </w:r>
      </w:del>
    </w:p>
    <w:p w14:paraId="128D8F8A">
      <w:pPr>
        <w:pStyle w:val="11"/>
        <w:rPr>
          <w:del w:id="24" w:author="湖畔的雨荷" w:date="2026-06-09T17:17:06Z"/>
          <w:highlight w:val="cyan"/>
        </w:rPr>
      </w:pPr>
      <w:del w:id="25" w:author="湖畔的雨荷" w:date="2026-06-09T17:17:06Z">
        <w:r>
          <w:rPr>
            <w:highlight w:val="cyan"/>
          </w:rPr>
          <w:delText>（3）________________________________________________________；</w:delText>
        </w:r>
      </w:del>
    </w:p>
    <w:p w14:paraId="5322B412">
      <w:pPr>
        <w:pStyle w:val="11"/>
        <w:rPr>
          <w:del w:id="26" w:author="湖畔的雨荷" w:date="2026-06-09T17:17:06Z"/>
          <w:highlight w:val="cyan"/>
        </w:rPr>
      </w:pPr>
      <w:del w:id="27" w:author="湖畔的雨荷" w:date="2026-06-09T17:17:06Z">
        <w:r>
          <w:rPr>
            <w:highlight w:val="cyan"/>
          </w:rPr>
          <w:delText>（4）________________________________________________________。</w:delText>
        </w:r>
      </w:del>
    </w:p>
    <w:p w14:paraId="0D7F4385">
      <w:pPr>
        <w:pStyle w:val="11"/>
        <w:rPr>
          <w:lang w:eastAsia="zh-CN"/>
        </w:rPr>
      </w:pPr>
      <w:r>
        <w:rPr>
          <w:lang w:eastAsia="zh-CN"/>
        </w:rPr>
        <w:t>1.3 乙方应按照甲方的要求，完成咨询服务工作并提交符合本协议约定标准的咨询成果。</w:t>
      </w:r>
    </w:p>
    <w:p w14:paraId="4DEB5F4E">
      <w:pPr>
        <w:pStyle w:val="8"/>
        <w:rPr>
          <w:lang w:eastAsia="zh-CN"/>
        </w:rPr>
      </w:pPr>
      <w:r>
        <w:rPr>
          <w:lang w:eastAsia="zh-CN"/>
        </w:rPr>
        <w:t>第二条 服务期限与要求</w:t>
      </w:r>
    </w:p>
    <w:p w14:paraId="6D460208">
      <w:pPr>
        <w:pStyle w:val="11"/>
        <w:rPr>
          <w:highlight w:val="yellow"/>
          <w:lang w:eastAsia="zh-CN"/>
        </w:rPr>
      </w:pPr>
      <w:r>
        <w:rPr>
          <w:lang w:eastAsia="zh-CN"/>
        </w:rPr>
        <w:t>2.1</w:t>
      </w:r>
      <w:r>
        <w:rPr>
          <w:highlight w:val="yellow"/>
          <w:lang w:eastAsia="zh-CN"/>
        </w:rPr>
        <w:t xml:space="preserve"> 本协议项下咨询服务期限自__</w:t>
      </w:r>
      <w:ins w:id="28" w:author="Cox" w:date="2026-06-16T17:13:20Z">
        <w:r>
          <w:rPr>
            <w:rFonts w:hint="eastAsia"/>
            <w:highlight w:val="yellow"/>
            <w:lang w:eastAsia="zh-CN"/>
          </w:rPr>
          <w:t>不告诉你</w:t>
        </w:r>
      </w:ins>
      <w:r>
        <w:rPr>
          <w:highlight w:val="yellow"/>
          <w:lang w:eastAsia="zh-CN"/>
        </w:rPr>
        <w:t>____年_</w:t>
      </w:r>
      <w:ins w:id="29" w:author="Cox" w:date="2026-06-16T17:13:23Z">
        <w:r>
          <w:rPr>
            <w:rFonts w:hint="eastAsia"/>
            <w:highlight w:val="yellow"/>
            <w:lang w:eastAsia="zh-CN"/>
          </w:rPr>
          <w:t>不告诉你</w:t>
        </w:r>
      </w:ins>
      <w:r>
        <w:rPr>
          <w:highlight w:val="yellow"/>
          <w:lang w:eastAsia="zh-CN"/>
        </w:rPr>
        <w:t>___月_</w:t>
      </w:r>
      <w:ins w:id="30" w:author="Cox" w:date="2026-06-16T17:13:25Z">
        <w:r>
          <w:rPr>
            <w:rFonts w:hint="eastAsia"/>
            <w:highlight w:val="yellow"/>
            <w:lang w:eastAsia="zh-CN"/>
          </w:rPr>
          <w:t>不告诉你</w:t>
        </w:r>
      </w:ins>
      <w:r>
        <w:rPr>
          <w:highlight w:val="yellow"/>
          <w:lang w:eastAsia="zh-CN"/>
        </w:rPr>
        <w:t>___日起至__</w:t>
      </w:r>
      <w:ins w:id="31" w:author="Cox" w:date="2026-06-16T17:13:29Z">
        <w:r>
          <w:rPr>
            <w:rFonts w:hint="eastAsia"/>
            <w:highlight w:val="yellow"/>
            <w:lang w:eastAsia="zh-CN"/>
          </w:rPr>
          <w:t>不告诉你</w:t>
        </w:r>
      </w:ins>
      <w:r>
        <w:rPr>
          <w:highlight w:val="yellow"/>
          <w:lang w:eastAsia="zh-CN"/>
        </w:rPr>
        <w:t>____年_</w:t>
      </w:r>
      <w:ins w:id="32" w:author="Cox" w:date="2026-06-16T17:13:30Z">
        <w:r>
          <w:rPr>
            <w:rFonts w:hint="eastAsia"/>
            <w:highlight w:val="yellow"/>
            <w:lang w:eastAsia="zh-CN"/>
          </w:rPr>
          <w:t>不告诉你</w:t>
        </w:r>
      </w:ins>
      <w:r>
        <w:rPr>
          <w:highlight w:val="yellow"/>
          <w:lang w:eastAsia="zh-CN"/>
        </w:rPr>
        <w:t>___月_</w:t>
      </w:r>
      <w:ins w:id="33" w:author="Cox" w:date="2026-06-16T17:13:32Z">
        <w:r>
          <w:rPr>
            <w:rFonts w:hint="eastAsia"/>
            <w:highlight w:val="yellow"/>
            <w:lang w:eastAsia="zh-CN"/>
          </w:rPr>
          <w:t>不告诉你</w:t>
        </w:r>
      </w:ins>
      <w:r>
        <w:rPr>
          <w:highlight w:val="yellow"/>
          <w:lang w:eastAsia="zh-CN"/>
        </w:rPr>
        <w:t>___日止。如需延期，双方应另行签订补充协议。</w:t>
      </w:r>
    </w:p>
    <w:p w14:paraId="37D9300D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2.2 乙方应组建专业服务团队，指定项目负责人______</w:t>
      </w:r>
      <w:ins w:id="34" w:author="Cox" w:date="2026-06-16T17:13:36Z">
        <w:r>
          <w:rPr>
            <w:rFonts w:hint="eastAsia"/>
            <w:highlight w:val="yellow"/>
            <w:lang w:eastAsia="zh-CN"/>
          </w:rPr>
          <w:t>不告诉你</w:t>
        </w:r>
      </w:ins>
      <w:r>
        <w:rPr>
          <w:highlight w:val="cyan"/>
          <w:lang w:eastAsia="zh-CN"/>
        </w:rPr>
        <w:t>__________________，联系方式_______</w:t>
      </w:r>
      <w:ins w:id="35" w:author="Cox" w:date="2026-06-16T17:13:37Z">
        <w:r>
          <w:rPr>
            <w:rFonts w:hint="eastAsia"/>
            <w:highlight w:val="yellow"/>
            <w:lang w:eastAsia="zh-CN"/>
          </w:rPr>
          <w:t>不告诉你</w:t>
        </w:r>
      </w:ins>
      <w:r>
        <w:rPr>
          <w:highlight w:val="cyan"/>
          <w:lang w:eastAsia="zh-CN"/>
        </w:rPr>
        <w:t>_________________，负责本项目的全程服务与沟通协调。</w:t>
      </w:r>
    </w:p>
    <w:p w14:paraId="0C5BA089">
      <w:pPr>
        <w:pStyle w:val="11"/>
        <w:rPr>
          <w:lang w:eastAsia="zh-CN"/>
        </w:rPr>
      </w:pPr>
      <w:r>
        <w:rPr>
          <w:lang w:eastAsia="zh-CN"/>
        </w:rPr>
        <w:t>2.3 乙方应保证其服务团队具备相应的专业资质和服务能力，按照行业规范和甲方要求提供服务。</w:t>
      </w:r>
    </w:p>
    <w:p w14:paraId="24E5574D">
      <w:pPr>
        <w:pStyle w:val="11"/>
        <w:rPr>
          <w:highlight w:val="yellow"/>
          <w:lang w:eastAsia="zh-CN"/>
        </w:rPr>
      </w:pPr>
      <w:r>
        <w:rPr>
          <w:lang w:eastAsia="zh-CN"/>
        </w:rPr>
        <w:t>2.</w:t>
      </w:r>
      <w:r>
        <w:rPr>
          <w:highlight w:val="cyan"/>
          <w:lang w:eastAsia="zh-CN"/>
        </w:rPr>
        <w:t>4 乙方应在服务期限内完成全部咨询服务工作，并于__</w:t>
      </w:r>
      <w:ins w:id="36" w:author="Cox" w:date="2026-06-18T07:42:15Z">
        <w:r>
          <w:rPr>
            <w:rFonts w:hint="default"/>
            <w:highlight w:val="cyan"/>
            <w:lang w:val="en-US" w:eastAsia="zh-CN"/>
          </w:rPr>
          <w:t>2</w:t>
        </w:r>
      </w:ins>
      <w:ins w:id="37" w:author="Cox" w:date="2026-06-18T07:42:16Z">
        <w:r>
          <w:rPr>
            <w:rFonts w:hint="default"/>
            <w:highlight w:val="cyan"/>
            <w:lang w:val="en-US" w:eastAsia="zh-CN"/>
          </w:rPr>
          <w:t>02</w:t>
        </w:r>
      </w:ins>
      <w:ins w:id="38" w:author="Cox" w:date="2026-06-18T07:42:17Z">
        <w:r>
          <w:rPr>
            <w:rFonts w:hint="default"/>
            <w:highlight w:val="cyan"/>
            <w:lang w:val="en-US" w:eastAsia="zh-CN"/>
          </w:rPr>
          <w:t>6</w:t>
        </w:r>
      </w:ins>
      <w:r>
        <w:rPr>
          <w:highlight w:val="cyan"/>
          <w:lang w:eastAsia="zh-CN"/>
        </w:rPr>
        <w:t>____年_</w:t>
      </w:r>
      <w:ins w:id="39" w:author="Cox" w:date="2026-06-18T07:42:22Z">
        <w:r>
          <w:rPr>
            <w:rFonts w:hint="default"/>
            <w:highlight w:val="cyan"/>
            <w:lang w:val="en-US" w:eastAsia="zh-CN"/>
          </w:rPr>
          <w:t>06</w:t>
        </w:r>
      </w:ins>
      <w:r>
        <w:rPr>
          <w:highlight w:val="cyan"/>
          <w:lang w:eastAsia="zh-CN"/>
        </w:rPr>
        <w:t>___月_</w:t>
      </w:r>
      <w:ins w:id="40" w:author="Cox" w:date="2026-06-18T07:42:28Z">
        <w:r>
          <w:rPr>
            <w:rFonts w:hint="default"/>
            <w:highlight w:val="cyan"/>
            <w:lang w:val="en-US" w:eastAsia="zh-CN"/>
          </w:rPr>
          <w:t>1</w:t>
        </w:r>
      </w:ins>
      <w:ins w:id="41" w:author="Cox" w:date="2026-06-18T07:42:26Z">
        <w:r>
          <w:rPr>
            <w:rFonts w:hint="default"/>
            <w:highlight w:val="cyan"/>
            <w:lang w:val="en-US" w:eastAsia="zh-CN"/>
          </w:rPr>
          <w:t>7</w:t>
        </w:r>
      </w:ins>
      <w:r>
        <w:rPr>
          <w:highlight w:val="cyan"/>
          <w:lang w:eastAsia="zh-CN"/>
        </w:rPr>
        <w:t>___日前向甲方提交正式的咨询成果报告（含纸质版_</w:t>
      </w:r>
      <w:del w:id="42" w:author="Cox" w:date="2026-06-18T07:42:31Z">
        <w:r>
          <w:rPr>
            <w:rFonts w:hint="default"/>
            <w:highlight w:val="cyan"/>
            <w:lang w:val="en-US" w:eastAsia="zh-CN"/>
          </w:rPr>
          <w:delText>_</w:delText>
        </w:r>
      </w:del>
      <w:ins w:id="43" w:author="Cox" w:date="2026-06-18T07:42:31Z">
        <w:r>
          <w:rPr>
            <w:rFonts w:hint="default"/>
            <w:highlight w:val="cyan"/>
            <w:lang w:val="en-US" w:eastAsia="zh-CN"/>
          </w:rPr>
          <w:t>3</w:t>
        </w:r>
      </w:ins>
      <w:r>
        <w:rPr>
          <w:highlight w:val="cyan"/>
          <w:lang w:eastAsia="zh-CN"/>
        </w:rPr>
        <w:t>__份、电子版__</w:t>
      </w:r>
      <w:ins w:id="44" w:author="Cox" w:date="2026-06-18T07:42:40Z">
        <w:r>
          <w:rPr>
            <w:rFonts w:hint="default"/>
            <w:highlight w:val="cyan"/>
            <w:lang w:val="en-US" w:eastAsia="zh-CN"/>
          </w:rPr>
          <w:t>1</w:t>
        </w:r>
      </w:ins>
      <w:r>
        <w:rPr>
          <w:highlight w:val="cyan"/>
          <w:lang w:eastAsia="zh-CN"/>
        </w:rPr>
        <w:t>__份）。</w:t>
      </w:r>
    </w:p>
    <w:p w14:paraId="23117372">
      <w:pPr>
        <w:pStyle w:val="8"/>
        <w:rPr>
          <w:lang w:eastAsia="zh-CN"/>
        </w:rPr>
      </w:pPr>
      <w:r>
        <w:rPr>
          <w:lang w:eastAsia="zh-CN"/>
        </w:rPr>
        <w:t>第三条 双方权利与义务</w:t>
      </w:r>
    </w:p>
    <w:p w14:paraId="5C49EBBC">
      <w:pPr>
        <w:pStyle w:val="9"/>
        <w:rPr>
          <w:lang w:eastAsia="zh-CN"/>
        </w:rPr>
      </w:pPr>
      <w:r>
        <w:rPr>
          <w:lang w:eastAsia="zh-CN"/>
        </w:rPr>
        <w:t>（一）甲方权利与义务</w:t>
      </w:r>
    </w:p>
    <w:p w14:paraId="1F55AE98">
      <w:pPr>
        <w:pStyle w:val="11"/>
        <w:rPr>
          <w:lang w:eastAsia="zh-CN"/>
        </w:rPr>
      </w:pPr>
      <w:r>
        <w:rPr>
          <w:lang w:eastAsia="zh-CN"/>
        </w:rPr>
        <w:t>3.1.1 有权对乙方的咨询服务工作进行全程监督、检查，提出合理的整改意见和建议。</w:t>
      </w:r>
    </w:p>
    <w:p w14:paraId="1F16F4DC">
      <w:pPr>
        <w:pStyle w:val="11"/>
        <w:rPr>
          <w:lang w:eastAsia="zh-CN"/>
        </w:rPr>
      </w:pPr>
      <w:r>
        <w:rPr>
          <w:lang w:eastAsia="zh-CN"/>
        </w:rPr>
        <w:t>3.1.2 有权对乙方提交的咨询成果进行验收，对不符合约定标准的成果有权要求乙方限期修改完善。</w:t>
      </w:r>
    </w:p>
    <w:p w14:paraId="455F507F">
      <w:pPr>
        <w:pStyle w:val="11"/>
        <w:rPr>
          <w:lang w:eastAsia="zh-CN"/>
        </w:rPr>
      </w:pPr>
      <w:r>
        <w:rPr>
          <w:lang w:eastAsia="zh-CN"/>
        </w:rPr>
        <w:t>3.1.3 有权根据服务需要要求乙方更换不称职的服务人员，乙方应在收到通知后3日内完成更换。</w:t>
      </w:r>
    </w:p>
    <w:p w14:paraId="1679426F">
      <w:pPr>
        <w:pStyle w:val="11"/>
        <w:rPr>
          <w:lang w:eastAsia="zh-CN"/>
        </w:rPr>
      </w:pPr>
      <w:r>
        <w:rPr>
          <w:lang w:eastAsia="zh-CN"/>
        </w:rPr>
        <w:t>3.1.4 应按照本协议约定及时向乙方支付服务费用。</w:t>
      </w:r>
    </w:p>
    <w:p w14:paraId="3E6E58AB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3.1.5 应为乙方开展咨询服务提供必要的资料、信息和工作协助，指定专人______</w:t>
      </w:r>
      <w:ins w:id="45" w:author="Cox" w:date="2026-06-16T17:13:40Z">
        <w:r>
          <w:rPr>
            <w:rFonts w:hint="eastAsia"/>
            <w:highlight w:val="yellow"/>
            <w:lang w:eastAsia="zh-CN"/>
          </w:rPr>
          <w:t>不告诉你</w:t>
        </w:r>
      </w:ins>
      <w:r>
        <w:rPr>
          <w:highlight w:val="cyan"/>
          <w:lang w:eastAsia="zh-CN"/>
        </w:rPr>
        <w:t>__________________作为项目对接人。</w:t>
      </w:r>
    </w:p>
    <w:p w14:paraId="515F9F18">
      <w:pPr>
        <w:pStyle w:val="11"/>
        <w:rPr>
          <w:lang w:eastAsia="zh-CN"/>
        </w:rPr>
      </w:pPr>
      <w:r>
        <w:rPr>
          <w:lang w:eastAsia="zh-CN"/>
        </w:rPr>
        <w:t>3.1.6 应及时对乙方提出的需甲方确认的事项进行答复，不得无故拖延影响服务进度。</w:t>
      </w:r>
    </w:p>
    <w:p w14:paraId="733218A0">
      <w:pPr>
        <w:pStyle w:val="9"/>
        <w:rPr>
          <w:lang w:eastAsia="zh-CN"/>
        </w:rPr>
      </w:pPr>
      <w:r>
        <w:rPr>
          <w:lang w:eastAsia="zh-CN"/>
        </w:rPr>
        <w:t>（二）乙方权利与义务</w:t>
      </w:r>
    </w:p>
    <w:p w14:paraId="538EF559">
      <w:pPr>
        <w:pStyle w:val="11"/>
        <w:rPr>
          <w:lang w:eastAsia="zh-CN"/>
        </w:rPr>
      </w:pPr>
      <w:r>
        <w:rPr>
          <w:lang w:eastAsia="zh-CN"/>
        </w:rPr>
        <w:t>3.2.1 有权按照本协议约定收取服务费用。</w:t>
      </w:r>
    </w:p>
    <w:p w14:paraId="0A17E704">
      <w:pPr>
        <w:pStyle w:val="11"/>
        <w:rPr>
          <w:lang w:eastAsia="zh-CN"/>
        </w:rPr>
      </w:pPr>
      <w:r>
        <w:rPr>
          <w:lang w:eastAsia="zh-CN"/>
        </w:rPr>
        <w:t>3.2.2 应保证完全理解甲方的服务要求，组建专业团队提供符合约定标准的咨询服务。</w:t>
      </w:r>
    </w:p>
    <w:p w14:paraId="4058EBA7">
      <w:pPr>
        <w:pStyle w:val="11"/>
        <w:rPr>
          <w:lang w:eastAsia="zh-CN"/>
        </w:rPr>
      </w:pPr>
      <w:r>
        <w:rPr>
          <w:lang w:eastAsia="zh-CN"/>
        </w:rPr>
        <w:t>3.2.3 应保证其提供的咨询成果科学、客观、真实、有效，不存在任何虚假内容，不侵犯任何第三方的知识产权或其他合法权益。</w:t>
      </w:r>
    </w:p>
    <w:p w14:paraId="40EB3BBA">
      <w:pPr>
        <w:pStyle w:val="11"/>
        <w:rPr>
          <w:lang w:eastAsia="zh-CN"/>
        </w:rPr>
      </w:pPr>
      <w:r>
        <w:rPr>
          <w:lang w:eastAsia="zh-CN"/>
        </w:rPr>
        <w:t>3.2.4 应严格按照本协议约定的服务期限完成全部工作，不得无故拖延。因甲方原因需要调整服务内容的，乙方应积极配合，相关费用调整由双方另行协商。</w:t>
      </w:r>
    </w:p>
    <w:p w14:paraId="4B951C22">
      <w:pPr>
        <w:pStyle w:val="11"/>
        <w:rPr>
          <w:lang w:eastAsia="zh-CN"/>
        </w:rPr>
      </w:pPr>
      <w:r>
        <w:rPr>
          <w:lang w:eastAsia="zh-CN"/>
        </w:rPr>
        <w:t>3.2.5 应建立完善的服务质量控制体系，确保服务过程和成果符合行业标准和甲方要求。</w:t>
      </w:r>
    </w:p>
    <w:p w14:paraId="322F0B71">
      <w:pPr>
        <w:pStyle w:val="11"/>
        <w:rPr>
          <w:lang w:eastAsia="zh-CN"/>
        </w:rPr>
      </w:pPr>
      <w:r>
        <w:rPr>
          <w:lang w:eastAsia="zh-CN"/>
        </w:rPr>
        <w:t>3.2.6 应定期向甲方汇报服务进展情况，重要事项及时向甲方请示汇报。</w:t>
      </w:r>
    </w:p>
    <w:p w14:paraId="61EAB56A">
      <w:pPr>
        <w:pStyle w:val="11"/>
        <w:rPr>
          <w:lang w:eastAsia="zh-CN"/>
        </w:rPr>
      </w:pPr>
      <w:r>
        <w:rPr>
          <w:lang w:eastAsia="zh-CN"/>
        </w:rPr>
        <w:t>3.2.7 应保证其具有履行本协议的相应法定资质，相关资质文件作为本协议附件。</w:t>
      </w:r>
    </w:p>
    <w:p w14:paraId="4B682CCD">
      <w:pPr>
        <w:pStyle w:val="11"/>
        <w:rPr>
          <w:lang w:eastAsia="zh-CN"/>
        </w:rPr>
      </w:pPr>
      <w:r>
        <w:rPr>
          <w:lang w:eastAsia="zh-CN"/>
        </w:rPr>
        <w:t>3.2.8 不得将本协议项下的咨询服务工作转包或分包给第三方。</w:t>
      </w:r>
    </w:p>
    <w:p w14:paraId="69CD13FC">
      <w:pPr>
        <w:pStyle w:val="8"/>
        <w:rPr>
          <w:lang w:eastAsia="zh-CN"/>
        </w:rPr>
      </w:pPr>
      <w:r>
        <w:rPr>
          <w:lang w:eastAsia="zh-CN"/>
        </w:rPr>
        <w:t>第四条 服务费用及结算方式</w:t>
      </w:r>
    </w:p>
    <w:p w14:paraId="70F560AF">
      <w:pPr>
        <w:pStyle w:val="11"/>
        <w:rPr>
          <w:lang w:eastAsia="zh-CN"/>
        </w:rPr>
      </w:pPr>
      <w:r>
        <w:rPr>
          <w:lang w:eastAsia="zh-CN"/>
        </w:rPr>
        <w:t>4</w:t>
      </w:r>
      <w:r>
        <w:rPr>
          <w:highlight w:val="yellow"/>
          <w:lang w:eastAsia="zh-CN"/>
        </w:rPr>
        <w:t>.1 本协议项下咨询服务费用采用以下第____种方式计算：</w:t>
      </w:r>
    </w:p>
    <w:p w14:paraId="4E36E3D0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（1）固定总价：人民币______元（大写：________________________元整），包含人工费、税费、材料费、差旅费等全部费用；</w:t>
      </w:r>
    </w:p>
    <w:p w14:paraId="326A6B37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（2）按服务量计费：具体收费标准如下表：</w:t>
      </w:r>
    </w:p>
    <w:p w14:paraId="0224B03A">
      <w:pPr>
        <w:spacing w:after="0" w:line="360" w:lineRule="atLeast"/>
        <w:rPr>
          <w:color w:val="000000"/>
          <w:szCs w:val="24"/>
          <w:highlight w:val="cyan"/>
          <w:lang w:eastAsia="zh-CN"/>
        </w:rPr>
      </w:pPr>
      <w:r>
        <w:rPr>
          <w:rFonts w:ascii="Symbol" w:hAnsi="Symbol" w:eastAsia="Symbol" w:cs="Symbol"/>
          <w:highlight w:val="cyan"/>
          <w:lang w:eastAsia="zh-CN"/>
        </w:rPr>
        <w:t></w:t>
      </w:r>
      <w:r>
        <w:rPr>
          <w:rFonts w:hint="eastAsia" w:cs="宋体"/>
          <w:highlight w:val="cyan"/>
          <w:lang w:eastAsia="zh-CN"/>
        </w:rPr>
        <w:t xml:space="preserve">  </w:t>
      </w:r>
      <w:r>
        <w:rPr>
          <w:color w:val="000000"/>
          <w:szCs w:val="24"/>
          <w:highlight w:val="cyan"/>
          <w:lang w:eastAsia="zh-CN"/>
        </w:rPr>
        <w:t>服务项目：</w:t>
      </w:r>
      <w:r>
        <w:rPr>
          <w:color w:val="000000"/>
          <w:szCs w:val="24"/>
          <w:highlight w:val="cyan"/>
          <w:u w:val="single"/>
          <w:lang w:eastAsia="zh-CN"/>
        </w:rPr>
        <w:t xml:space="preserve">             </w:t>
      </w:r>
      <w:r>
        <w:rPr>
          <w:rStyle w:val="6"/>
          <w:bCs/>
          <w:color w:val="000000"/>
          <w:szCs w:val="24"/>
          <w:highlight w:val="cyan"/>
          <w:lang w:eastAsia="zh-CN"/>
        </w:rPr>
        <w:t>，计费单位：</w:t>
      </w:r>
      <w:r>
        <w:rPr>
          <w:color w:val="000000"/>
          <w:szCs w:val="24"/>
          <w:highlight w:val="cyan"/>
          <w:lang w:eastAsia="zh-CN"/>
        </w:rPr>
        <w:t>，单价：__________元；</w:t>
      </w:r>
    </w:p>
    <w:p w14:paraId="04D59DD0">
      <w:pPr>
        <w:spacing w:after="0" w:line="360" w:lineRule="atLeast"/>
        <w:rPr>
          <w:color w:val="000000"/>
          <w:szCs w:val="24"/>
          <w:highlight w:val="cyan"/>
          <w:lang w:eastAsia="zh-CN"/>
        </w:rPr>
      </w:pPr>
      <w:r>
        <w:rPr>
          <w:rFonts w:ascii="Symbol" w:hAnsi="Symbol" w:eastAsia="Symbol" w:cs="Symbol"/>
          <w:highlight w:val="cyan"/>
          <w:lang w:eastAsia="zh-CN"/>
        </w:rPr>
        <w:t></w:t>
      </w:r>
      <w:r>
        <w:rPr>
          <w:rFonts w:hint="eastAsia" w:cs="宋体"/>
          <w:highlight w:val="cyan"/>
          <w:lang w:eastAsia="zh-CN"/>
        </w:rPr>
        <w:t xml:space="preserve">  </w:t>
      </w:r>
      <w:r>
        <w:rPr>
          <w:color w:val="000000"/>
          <w:szCs w:val="24"/>
          <w:highlight w:val="cyan"/>
          <w:lang w:eastAsia="zh-CN"/>
        </w:rPr>
        <w:t>服务项目：</w:t>
      </w:r>
      <w:r>
        <w:rPr>
          <w:rFonts w:hint="eastAsia"/>
          <w:color w:val="000000"/>
          <w:szCs w:val="24"/>
          <w:highlight w:val="cyan"/>
          <w:u w:val="single"/>
          <w:lang w:eastAsia="zh-CN"/>
        </w:rPr>
        <w:t xml:space="preserve">             </w:t>
      </w:r>
      <w:r>
        <w:rPr>
          <w:rStyle w:val="6"/>
          <w:bCs/>
          <w:color w:val="000000"/>
          <w:szCs w:val="24"/>
          <w:highlight w:val="cyan"/>
          <w:lang w:eastAsia="zh-CN"/>
        </w:rPr>
        <w:t>，计费单位：</w:t>
      </w:r>
      <w:r>
        <w:rPr>
          <w:color w:val="000000"/>
          <w:szCs w:val="24"/>
          <w:highlight w:val="cyan"/>
          <w:lang w:eastAsia="zh-CN"/>
        </w:rPr>
        <w:t>，单价：__________元；</w:t>
      </w:r>
    </w:p>
    <w:p w14:paraId="0CF2AC31">
      <w:pPr>
        <w:spacing w:after="0" w:line="360" w:lineRule="atLeast"/>
        <w:rPr>
          <w:color w:val="000000"/>
          <w:szCs w:val="24"/>
          <w:highlight w:val="cyan"/>
          <w:lang w:eastAsia="zh-CN"/>
        </w:rPr>
      </w:pPr>
      <w:r>
        <w:rPr>
          <w:rFonts w:ascii="Symbol" w:hAnsi="Symbol" w:eastAsia="Symbol" w:cs="Symbol"/>
          <w:highlight w:val="cyan"/>
          <w:lang w:eastAsia="zh-CN"/>
        </w:rPr>
        <w:t></w:t>
      </w:r>
      <w:r>
        <w:rPr>
          <w:rFonts w:hint="eastAsia" w:cs="宋体"/>
          <w:highlight w:val="cyan"/>
          <w:lang w:eastAsia="zh-CN"/>
        </w:rPr>
        <w:t xml:space="preserve">  </w:t>
      </w:r>
      <w:r>
        <w:rPr>
          <w:color w:val="000000"/>
          <w:szCs w:val="24"/>
          <w:highlight w:val="cyan"/>
          <w:lang w:eastAsia="zh-CN"/>
        </w:rPr>
        <w:t>服务项目：</w:t>
      </w:r>
      <w:r>
        <w:rPr>
          <w:rFonts w:hint="eastAsia"/>
          <w:color w:val="000000"/>
          <w:szCs w:val="24"/>
          <w:highlight w:val="cyan"/>
          <w:u w:val="single"/>
          <w:lang w:eastAsia="zh-CN"/>
        </w:rPr>
        <w:t xml:space="preserve">             </w:t>
      </w:r>
      <w:r>
        <w:rPr>
          <w:rStyle w:val="6"/>
          <w:bCs/>
          <w:color w:val="000000"/>
          <w:szCs w:val="24"/>
          <w:highlight w:val="cyan"/>
          <w:lang w:eastAsia="zh-CN"/>
        </w:rPr>
        <w:t>，计费单位：</w:t>
      </w:r>
      <w:r>
        <w:rPr>
          <w:color w:val="000000"/>
          <w:szCs w:val="24"/>
          <w:highlight w:val="cyan"/>
          <w:lang w:eastAsia="zh-CN"/>
        </w:rPr>
        <w:t>，单价：__________元。</w:t>
      </w:r>
    </w:p>
    <w:p w14:paraId="4022212C">
      <w:pPr>
        <w:pStyle w:val="11"/>
        <w:rPr>
          <w:highlight w:val="cyan"/>
          <w:lang w:eastAsia="zh-CN"/>
        </w:rPr>
      </w:pPr>
    </w:p>
    <w:p w14:paraId="68A73B28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（3）按实际成本加合理利润计费：成本据实核算，利润率为______%。</w:t>
      </w:r>
    </w:p>
    <w:p w14:paraId="54F934CF">
      <w:pPr>
        <w:pStyle w:val="11"/>
        <w:rPr>
          <w:lang w:eastAsia="zh-CN"/>
        </w:rPr>
      </w:pPr>
      <w:r>
        <w:rPr>
          <w:lang w:eastAsia="zh-CN"/>
        </w:rPr>
        <w:t>4.2 费用结算方式：</w:t>
      </w:r>
    </w:p>
    <w:p w14:paraId="113F4838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（1）预付款：协议生效后____个工作日内，甲方向乙方支付总费用的______%作为预付款，即人民币______元；</w:t>
      </w:r>
    </w:p>
    <w:p w14:paraId="216D0FEE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（2）进度款：________________________阶段完成并经甲方确认后____个工作日内，支付总费用的______%，即人民币______元；</w:t>
      </w:r>
    </w:p>
    <w:p w14:paraId="6AAF7BB7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（3）尾款：咨询成果经甲方最终验收合格后____个工作日内，支付剩余费用，即人民币______元。</w:t>
      </w:r>
    </w:p>
    <w:p w14:paraId="221CB5F7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4.3 乙方应在甲方支付每笔款项前，向甲方开具符合国家税收规定的增值税发票。</w:t>
      </w:r>
    </w:p>
    <w:p w14:paraId="45607D26">
      <w:pPr>
        <w:pStyle w:val="11"/>
        <w:rPr>
          <w:lang w:eastAsia="zh-CN"/>
        </w:rPr>
      </w:pPr>
      <w:r>
        <w:rPr>
          <w:lang w:eastAsia="zh-CN"/>
        </w:rPr>
        <w:t>4.4 乙方指定收款账户信息如下：</w:t>
      </w:r>
    </w:p>
    <w:p w14:paraId="12C8FCDE">
      <w:pPr>
        <w:pStyle w:val="10"/>
        <w:rPr>
          <w:highlight w:val="yellow"/>
          <w:lang w:eastAsia="zh-CN"/>
        </w:rPr>
      </w:pPr>
      <w:r>
        <w:rPr>
          <w:highlight w:val="yellow"/>
          <w:lang w:eastAsia="zh-CN"/>
        </w:rPr>
        <w:t>户名：_____</w:t>
      </w:r>
      <w:ins w:id="46" w:author="Cox" w:date="2026-06-18T07:42:59Z">
        <w:r>
          <w:rPr>
            <w:rFonts w:hint="eastAsia"/>
            <w:highlight w:val="yellow"/>
            <w:lang w:eastAsia="zh-CN"/>
          </w:rPr>
          <w:t>不</w:t>
        </w:r>
      </w:ins>
      <w:ins w:id="47" w:author="Cox" w:date="2026-06-18T07:43:01Z">
        <w:r>
          <w:rPr>
            <w:rFonts w:hint="eastAsia"/>
            <w:highlight w:val="yellow"/>
            <w:lang w:eastAsia="zh-CN"/>
          </w:rPr>
          <w:t>告诉你</w:t>
        </w:r>
      </w:ins>
      <w:r>
        <w:rPr>
          <w:highlight w:val="yellow"/>
          <w:lang w:eastAsia="zh-CN"/>
        </w:rPr>
        <w:t>___________________________</w:t>
      </w:r>
    </w:p>
    <w:p w14:paraId="147F7E75">
      <w:pPr>
        <w:pStyle w:val="10"/>
        <w:rPr>
          <w:highlight w:val="yellow"/>
          <w:lang w:eastAsia="zh-CN"/>
        </w:rPr>
      </w:pPr>
      <w:r>
        <w:rPr>
          <w:highlight w:val="yellow"/>
          <w:lang w:eastAsia="zh-CN"/>
        </w:rPr>
        <w:t>账号：_____</w:t>
      </w:r>
      <w:ins w:id="48" w:author="Cox" w:date="2026-06-18T07:43:08Z">
        <w:r>
          <w:rPr>
            <w:rFonts w:hint="eastAsia"/>
            <w:highlight w:val="yellow"/>
            <w:lang w:eastAsia="zh-CN"/>
          </w:rPr>
          <w:t>不告诉</w:t>
        </w:r>
      </w:ins>
      <w:ins w:id="49" w:author="Cox" w:date="2026-06-18T07:43:09Z">
        <w:r>
          <w:rPr>
            <w:rFonts w:hint="eastAsia"/>
            <w:highlight w:val="yellow"/>
            <w:lang w:eastAsia="zh-CN"/>
          </w:rPr>
          <w:t>你</w:t>
        </w:r>
      </w:ins>
      <w:r>
        <w:rPr>
          <w:highlight w:val="yellow"/>
          <w:lang w:eastAsia="zh-CN"/>
        </w:rPr>
        <w:t>___________________________</w:t>
      </w:r>
    </w:p>
    <w:p w14:paraId="152E329D">
      <w:pPr>
        <w:pStyle w:val="10"/>
        <w:rPr>
          <w:highlight w:val="yellow"/>
          <w:lang w:eastAsia="zh-CN"/>
        </w:rPr>
      </w:pPr>
      <w:r>
        <w:rPr>
          <w:highlight w:val="yellow"/>
          <w:lang w:eastAsia="zh-CN"/>
        </w:rPr>
        <w:t>开户行：______________________________</w:t>
      </w:r>
    </w:p>
    <w:p w14:paraId="7D69F651">
      <w:pPr>
        <w:pStyle w:val="11"/>
        <w:rPr>
          <w:lang w:eastAsia="zh-CN"/>
        </w:rPr>
      </w:pPr>
      <w:r>
        <w:rPr>
          <w:lang w:eastAsia="zh-CN"/>
        </w:rPr>
        <w:t>4.5 甲方逾期支付费用的，每逾期一日，应按应付未付金额的万分之三向乙方支付违约金；逾期超过45日的，乙方有权暂停服务；逾期超过90日的，乙方有权单方解除本协议。</w:t>
      </w:r>
    </w:p>
    <w:p w14:paraId="64054890">
      <w:pPr>
        <w:pStyle w:val="8"/>
        <w:rPr>
          <w:lang w:eastAsia="zh-CN"/>
        </w:rPr>
      </w:pPr>
      <w:r>
        <w:rPr>
          <w:lang w:eastAsia="zh-CN"/>
        </w:rPr>
        <w:t>第五条 咨询成果验收</w:t>
      </w:r>
    </w:p>
    <w:p w14:paraId="32915281">
      <w:pPr>
        <w:pStyle w:val="11"/>
        <w:rPr>
          <w:lang w:eastAsia="zh-CN"/>
        </w:rPr>
      </w:pPr>
      <w:r>
        <w:rPr>
          <w:lang w:eastAsia="zh-CN"/>
        </w:rPr>
        <w:t>5.1 乙方提交咨询成果后，甲方应在5个工作日内组织验收，出具验收意见。</w:t>
      </w:r>
    </w:p>
    <w:p w14:paraId="2B360109">
      <w:pPr>
        <w:pStyle w:val="11"/>
        <w:rPr>
          <w:lang w:eastAsia="zh-CN"/>
        </w:rPr>
      </w:pPr>
      <w:r>
        <w:rPr>
          <w:lang w:eastAsia="zh-CN"/>
        </w:rPr>
        <w:t>5.2 验收标准：</w:t>
      </w:r>
    </w:p>
    <w:p w14:paraId="199E4DF9">
      <w:pPr>
        <w:pStyle w:val="11"/>
        <w:rPr>
          <w:lang w:eastAsia="zh-CN"/>
        </w:rPr>
      </w:pPr>
      <w:r>
        <w:rPr>
          <w:lang w:eastAsia="zh-CN"/>
        </w:rPr>
        <w:t>（1）咨询成果符合本协议约定的服务内容和要求；</w:t>
      </w:r>
    </w:p>
    <w:p w14:paraId="5CFB05E2">
      <w:pPr>
        <w:pStyle w:val="11"/>
        <w:rPr>
          <w:lang w:eastAsia="zh-CN"/>
        </w:rPr>
      </w:pPr>
      <w:r>
        <w:rPr>
          <w:lang w:eastAsia="zh-CN"/>
        </w:rPr>
        <w:t>（2）内容真实、准确、完整，具有实际应用价值；</w:t>
      </w:r>
    </w:p>
    <w:p w14:paraId="0B969346">
      <w:pPr>
        <w:pStyle w:val="11"/>
        <w:rPr>
          <w:lang w:eastAsia="zh-CN"/>
        </w:rPr>
      </w:pPr>
      <w:r>
        <w:rPr>
          <w:lang w:eastAsia="zh-CN"/>
        </w:rPr>
        <w:t>（3）符合相关行业规范和技术标准。</w:t>
      </w:r>
    </w:p>
    <w:p w14:paraId="765BFF66">
      <w:pPr>
        <w:pStyle w:val="11"/>
        <w:rPr>
          <w:lang w:eastAsia="zh-CN"/>
        </w:rPr>
      </w:pPr>
      <w:r>
        <w:rPr>
          <w:lang w:eastAsia="zh-CN"/>
        </w:rPr>
        <w:t>5.3 对验收不合格的咨询成果，甲方应书面说明不合格原因，乙方应在5个工作日内修改完善并重新提交验收，直至验收合格。因乙方原因导致多次验收不合格的，甲方有权解除协议并追究乙方违约责任。</w:t>
      </w:r>
    </w:p>
    <w:p w14:paraId="56141983">
      <w:pPr>
        <w:pStyle w:val="11"/>
        <w:rPr>
          <w:lang w:eastAsia="zh-CN"/>
        </w:rPr>
      </w:pPr>
      <w:r>
        <w:rPr>
          <w:lang w:eastAsia="zh-CN"/>
        </w:rPr>
        <w:t>5.4 甲方逾期未出具验收意见的，视为咨询成果验收合格。</w:t>
      </w:r>
    </w:p>
    <w:p w14:paraId="5A30E7BE">
      <w:pPr>
        <w:pStyle w:val="8"/>
        <w:rPr>
          <w:lang w:eastAsia="zh-CN"/>
        </w:rPr>
      </w:pPr>
      <w:r>
        <w:rPr>
          <w:lang w:eastAsia="zh-CN"/>
        </w:rPr>
        <w:t>第六条 保密条款</w:t>
      </w:r>
    </w:p>
    <w:p w14:paraId="3CF44E0C">
      <w:pPr>
        <w:pStyle w:val="11"/>
        <w:rPr>
          <w:lang w:eastAsia="zh-CN"/>
        </w:rPr>
      </w:pPr>
      <w:r>
        <w:rPr>
          <w:lang w:eastAsia="zh-CN"/>
        </w:rPr>
        <w:t>6.1 甲乙双方应对在合作过程中获知的对方商业秘密、技术信息、客户信息及本协议内容负有保密义务，未经对方书面同意，不得向任何第三方泄露或用于本协议约定以外的用途。</w:t>
      </w:r>
    </w:p>
    <w:p w14:paraId="0A728676">
      <w:pPr>
        <w:pStyle w:val="11"/>
        <w:rPr>
          <w:lang w:eastAsia="zh-CN"/>
        </w:rPr>
      </w:pPr>
      <w:r>
        <w:rPr>
          <w:lang w:eastAsia="zh-CN"/>
        </w:rPr>
        <w:t>6.2 保密信息包括但不限于：商业计划、财务数据、客户名单、技术资料、服务方案、咨询成果、合作细节等不为公众所知悉的信息。</w:t>
      </w:r>
    </w:p>
    <w:p w14:paraId="22E8B101">
      <w:pPr>
        <w:pStyle w:val="11"/>
        <w:rPr>
          <w:lang w:eastAsia="zh-CN"/>
        </w:rPr>
      </w:pPr>
      <w:r>
        <w:rPr>
          <w:lang w:eastAsia="zh-CN"/>
        </w:rPr>
        <w:t>6.3 双方应要求其参与本项目的人员遵守保密义务，对违反保密义务的人员承担相应的管理责任。</w:t>
      </w:r>
    </w:p>
    <w:p w14:paraId="76A31766">
      <w:pPr>
        <w:pStyle w:val="11"/>
        <w:rPr>
          <w:lang w:eastAsia="zh-CN"/>
        </w:rPr>
      </w:pPr>
      <w:r>
        <w:rPr>
          <w:lang w:eastAsia="zh-CN"/>
        </w:rPr>
        <w:t>6.4 本保密条款不因本协议的解除、终止或无效而失效，保密期限自双方合同终止后持续5年。</w:t>
      </w:r>
    </w:p>
    <w:p w14:paraId="6A49A4D4">
      <w:pPr>
        <w:pStyle w:val="11"/>
        <w:rPr>
          <w:lang w:eastAsia="zh-CN"/>
        </w:rPr>
      </w:pPr>
      <w:r>
        <w:rPr>
          <w:lang w:eastAsia="zh-CN"/>
        </w:rPr>
        <w:t>6.5 下列信息不受保密义务限制：</w:t>
      </w:r>
    </w:p>
    <w:p w14:paraId="5D9449F7">
      <w:pPr>
        <w:pStyle w:val="11"/>
        <w:rPr>
          <w:lang w:eastAsia="zh-CN"/>
        </w:rPr>
      </w:pPr>
      <w:r>
        <w:rPr>
          <w:lang w:eastAsia="zh-CN"/>
        </w:rPr>
        <w:t>6.6 本协议终止后，乙方应根据监管要求或自本协议终止之日起满5年（以较长时间为准）后，删除或销毁全部甲方提供的资料和数据信息，不得留存任何副本。</w:t>
      </w:r>
    </w:p>
    <w:p w14:paraId="3FECFC50">
      <w:pPr>
        <w:pStyle w:val="11"/>
        <w:rPr>
          <w:lang w:eastAsia="zh-CN"/>
        </w:rPr>
      </w:pPr>
      <w:r>
        <w:rPr>
          <w:lang w:eastAsia="zh-CN"/>
        </w:rPr>
        <w:t>6.7 乙方发生数据泄露事件的，应在24小时内书面通知甲方，并采取补救措施。</w:t>
      </w:r>
    </w:p>
    <w:p w14:paraId="66B01E9C">
      <w:pPr>
        <w:pStyle w:val="11"/>
        <w:rPr>
          <w:lang w:eastAsia="zh-CN"/>
        </w:rPr>
      </w:pPr>
      <w:r>
        <w:rPr>
          <w:lang w:eastAsia="zh-CN"/>
        </w:rPr>
        <w:t>（1）已进入公共领域的信息；</w:t>
      </w:r>
    </w:p>
    <w:p w14:paraId="1D7ABFFF">
      <w:pPr>
        <w:pStyle w:val="11"/>
        <w:rPr>
          <w:lang w:eastAsia="zh-CN"/>
        </w:rPr>
      </w:pPr>
      <w:r>
        <w:rPr>
          <w:lang w:eastAsia="zh-CN"/>
        </w:rPr>
        <w:t>（2）根据法律规定或政府机关要求必须披露的信息；</w:t>
      </w:r>
    </w:p>
    <w:p w14:paraId="3FD8096F">
      <w:pPr>
        <w:pStyle w:val="11"/>
        <w:rPr>
          <w:lang w:eastAsia="zh-CN"/>
        </w:rPr>
      </w:pPr>
      <w:r>
        <w:rPr>
          <w:lang w:eastAsia="zh-CN"/>
        </w:rPr>
        <w:t>（3）一方在获知前已合法拥有的信息；</w:t>
      </w:r>
    </w:p>
    <w:p w14:paraId="77063844">
      <w:pPr>
        <w:pStyle w:val="11"/>
        <w:rPr>
          <w:lang w:eastAsia="zh-CN"/>
        </w:rPr>
      </w:pPr>
      <w:r>
        <w:rPr>
          <w:lang w:eastAsia="zh-CN"/>
        </w:rPr>
        <w:t>（4）一方通过合法途径从第三方获得的信息。</w:t>
      </w:r>
    </w:p>
    <w:p w14:paraId="18E1CE4E">
      <w:pPr>
        <w:pStyle w:val="8"/>
        <w:rPr>
          <w:lang w:eastAsia="zh-CN"/>
        </w:rPr>
      </w:pPr>
      <w:r>
        <w:rPr>
          <w:lang w:eastAsia="zh-CN"/>
        </w:rPr>
        <w:t>第七条 反商业贿赂条款</w:t>
      </w:r>
    </w:p>
    <w:p w14:paraId="1B888425">
      <w:pPr>
        <w:pStyle w:val="11"/>
        <w:rPr>
          <w:lang w:eastAsia="zh-CN"/>
        </w:rPr>
      </w:pPr>
      <w:r>
        <w:rPr>
          <w:lang w:eastAsia="zh-CN"/>
        </w:rPr>
        <w:t>7.1 甲乙双方均应严格遵守《中华人民共和国反不正当竞争法》等相关法律法规，杜绝任何形式的商业贿赂行为。</w:t>
      </w:r>
    </w:p>
    <w:p w14:paraId="63348275">
      <w:pPr>
        <w:pStyle w:val="11"/>
        <w:rPr>
          <w:lang w:eastAsia="zh-CN"/>
        </w:rPr>
      </w:pPr>
      <w:r>
        <w:rPr>
          <w:lang w:eastAsia="zh-CN"/>
        </w:rPr>
        <w:t>7.2 任何一方不得向对方及其经办人、相关人员索要、收受、提供、给予协议约定外的任何利益，包括但不限于现金、购物卡、实物、有价证券、旅游、宴请等物质或非物质利益。</w:t>
      </w:r>
    </w:p>
    <w:p w14:paraId="0E8CDDEC">
      <w:pPr>
        <w:pStyle w:val="11"/>
        <w:rPr>
          <w:lang w:eastAsia="zh-CN"/>
        </w:rPr>
      </w:pPr>
      <w:r>
        <w:rPr>
          <w:lang w:eastAsia="zh-CN"/>
        </w:rPr>
        <w:t>7.3 双方均应加强对本方人员的管理和教育，防止商业贿赂行为的发生。</w:t>
      </w:r>
    </w:p>
    <w:p w14:paraId="23E513CD">
      <w:pPr>
        <w:pStyle w:val="11"/>
        <w:rPr>
          <w:lang w:eastAsia="zh-CN"/>
        </w:rPr>
      </w:pPr>
      <w:r>
        <w:rPr>
          <w:lang w:eastAsia="zh-CN"/>
        </w:rPr>
        <w:t>7.4 如一方违反本条款约定，给对方造成损失的，应承担全部赔偿责任；对方有权单方解除本协议，并追究其相应的法律责任。</w:t>
      </w:r>
    </w:p>
    <w:p w14:paraId="129890DA">
      <w:pPr>
        <w:pStyle w:val="8"/>
        <w:rPr>
          <w:lang w:eastAsia="zh-CN"/>
        </w:rPr>
      </w:pPr>
      <w:r>
        <w:rPr>
          <w:lang w:eastAsia="zh-CN"/>
        </w:rPr>
        <w:t>第八条 违约责任</w:t>
      </w:r>
    </w:p>
    <w:p w14:paraId="17C56E84">
      <w:pPr>
        <w:pStyle w:val="9"/>
        <w:rPr>
          <w:lang w:eastAsia="zh-CN"/>
        </w:rPr>
      </w:pPr>
      <w:r>
        <w:rPr>
          <w:lang w:eastAsia="zh-CN"/>
        </w:rPr>
        <w:t>8.1 甲方违约责任：</w:t>
      </w:r>
    </w:p>
    <w:p w14:paraId="19BBCB8D">
      <w:pPr>
        <w:pStyle w:val="11"/>
        <w:rPr>
          <w:lang w:eastAsia="zh-CN"/>
        </w:rPr>
      </w:pPr>
      <w:r>
        <w:rPr>
          <w:lang w:eastAsia="zh-CN"/>
        </w:rPr>
        <w:t>（1）未按约定支付服务费用的，按本协议第四条第4.5款约定承担违约责任；</w:t>
      </w:r>
    </w:p>
    <w:p w14:paraId="3D87AD6E">
      <w:pPr>
        <w:pStyle w:val="11"/>
        <w:rPr>
          <w:lang w:eastAsia="zh-CN"/>
        </w:rPr>
      </w:pPr>
      <w:r>
        <w:rPr>
          <w:lang w:eastAsia="zh-CN"/>
        </w:rPr>
        <w:t>（2）未按约定提供必要资料和协助，导致乙方服务无法正常进行的，应赔偿乙方因此遭受的实际损失，服务期限相应顺延；</w:t>
      </w:r>
    </w:p>
    <w:p w14:paraId="287A92A8">
      <w:pPr>
        <w:pStyle w:val="11"/>
        <w:rPr>
          <w:lang w:eastAsia="zh-CN"/>
        </w:rPr>
      </w:pPr>
      <w:r>
        <w:rPr>
          <w:lang w:eastAsia="zh-CN"/>
        </w:rPr>
        <w:t>（3）无故单方解除协议的，应向乙方支付总服务费用的20%作为违约金，并赔偿乙方因此遭受的实际损失。</w:t>
      </w:r>
    </w:p>
    <w:p w14:paraId="35DA5859">
      <w:pPr>
        <w:pStyle w:val="9"/>
        <w:rPr>
          <w:lang w:eastAsia="zh-CN"/>
        </w:rPr>
      </w:pPr>
      <w:r>
        <w:rPr>
          <w:lang w:eastAsia="zh-CN"/>
        </w:rPr>
        <w:t>8.2 乙方违约责任：</w:t>
      </w:r>
    </w:p>
    <w:p w14:paraId="36E0F60E">
      <w:pPr>
        <w:pStyle w:val="11"/>
        <w:rPr>
          <w:lang w:eastAsia="zh-CN"/>
        </w:rPr>
      </w:pPr>
      <w:r>
        <w:rPr>
          <w:lang w:eastAsia="zh-CN"/>
        </w:rPr>
        <w:t>（1）未按约定期限完成服务或提交咨询成果的，每逾期一日，应按总服务费用的万分之五向甲方支付违约金；逾期超过30日的，甲方有权解除协议；</w:t>
      </w:r>
    </w:p>
    <w:p w14:paraId="65E3FFE1">
      <w:pPr>
        <w:pStyle w:val="11"/>
        <w:rPr>
          <w:lang w:eastAsia="zh-CN"/>
        </w:rPr>
      </w:pPr>
      <w:r>
        <w:rPr>
          <w:lang w:eastAsia="zh-CN"/>
        </w:rPr>
        <w:t>（2）咨询成果验收不合格，因乙方原因无法达到约定标准的，甲方有权解除协议，乙方应退还已收取的全部费用，并按总服务费用的20%向甲方支付违约金；</w:t>
      </w:r>
    </w:p>
    <w:p w14:paraId="2F78064C">
      <w:pPr>
        <w:pStyle w:val="11"/>
        <w:rPr>
          <w:lang w:eastAsia="zh-CN"/>
        </w:rPr>
      </w:pPr>
      <w:r>
        <w:rPr>
          <w:lang w:eastAsia="zh-CN"/>
        </w:rPr>
        <w:t>（3）将咨询服务工作转包或分包给第三方的，甲方有权解除协议，乙方应按总服务费用的20%向甲方支付违约金；</w:t>
      </w:r>
    </w:p>
    <w:p w14:paraId="043F9E3C">
      <w:pPr>
        <w:pStyle w:val="11"/>
        <w:rPr>
          <w:lang w:eastAsia="zh-CN"/>
        </w:rPr>
      </w:pPr>
      <w:r>
        <w:rPr>
          <w:lang w:eastAsia="zh-CN"/>
        </w:rPr>
        <w:t>（4）违反保密义务或商业贿赂约定的，按本协议相关条款承担违约责任；</w:t>
      </w:r>
    </w:p>
    <w:p w14:paraId="04F6DA9E">
      <w:pPr>
        <w:pStyle w:val="11"/>
        <w:rPr>
          <w:lang w:eastAsia="zh-CN"/>
        </w:rPr>
      </w:pPr>
      <w:r>
        <w:rPr>
          <w:lang w:eastAsia="zh-CN"/>
        </w:rPr>
        <w:t>（5）提供的咨询成果存在虚假内容或侵犯第三方合法权益的，应承担全部法律责任，赔偿甲方因此遭受的一切损失。</w:t>
      </w:r>
    </w:p>
    <w:p w14:paraId="5FE9D3E1">
      <w:pPr>
        <w:pStyle w:val="11"/>
        <w:rPr>
          <w:lang w:eastAsia="zh-CN"/>
        </w:rPr>
      </w:pPr>
      <w:r>
        <w:rPr>
          <w:lang w:eastAsia="zh-CN"/>
        </w:rPr>
        <w:t>8.3 一方违约给对方造成损失的，违约金不足以弥补实际损失的，违约方还应赔偿差额部分。</w:t>
      </w:r>
    </w:p>
    <w:p w14:paraId="49443BC3">
      <w:pPr>
        <w:pStyle w:val="8"/>
        <w:rPr>
          <w:lang w:eastAsia="zh-CN"/>
        </w:rPr>
      </w:pPr>
      <w:r>
        <w:rPr>
          <w:lang w:eastAsia="zh-CN"/>
        </w:rPr>
        <w:t>第九条 不可抗力</w:t>
      </w:r>
    </w:p>
    <w:p w14:paraId="6A063B46">
      <w:pPr>
        <w:pStyle w:val="11"/>
        <w:rPr>
          <w:lang w:eastAsia="zh-CN"/>
        </w:rPr>
      </w:pPr>
      <w:r>
        <w:rPr>
          <w:lang w:eastAsia="zh-CN"/>
        </w:rPr>
        <w:t>9.1 本协议所称不可抗力，是指不能预见、不能避免并不能克服的客观情况，包括但不限于自然灾害、战争、政府行为、疫情等。</w:t>
      </w:r>
    </w:p>
    <w:p w14:paraId="5FD16354">
      <w:pPr>
        <w:pStyle w:val="11"/>
        <w:rPr>
          <w:lang w:eastAsia="zh-CN"/>
        </w:rPr>
      </w:pPr>
      <w:r>
        <w:rPr>
          <w:lang w:eastAsia="zh-CN"/>
        </w:rPr>
        <w:t>9.2 因不可抗力导致本协议无法履行或迟延履行的，遭遇不可抗力一方应及时通知对方，并在不可抗力发生后15日内提供有效证明，双方可根据不可抗力影响程度，协商决定部分履行、延期履行或解除协议，互不承担违约责任。</w:t>
      </w:r>
    </w:p>
    <w:p w14:paraId="38899916">
      <w:pPr>
        <w:pStyle w:val="8"/>
        <w:rPr>
          <w:lang w:eastAsia="zh-CN"/>
        </w:rPr>
      </w:pPr>
      <w:r>
        <w:rPr>
          <w:lang w:eastAsia="zh-CN"/>
        </w:rPr>
        <w:t>第十条 协议的变更与解除</w:t>
      </w:r>
    </w:p>
    <w:p w14:paraId="3135F04C">
      <w:pPr>
        <w:pStyle w:val="11"/>
        <w:rPr>
          <w:lang w:eastAsia="zh-CN"/>
        </w:rPr>
      </w:pPr>
      <w:r>
        <w:rPr>
          <w:lang w:eastAsia="zh-CN"/>
        </w:rPr>
        <w:t>10.1 本协议的变更、补充，须经双方协商一致，签订书面补充协议，补充协议与本协议具有同等法律效力。</w:t>
      </w:r>
    </w:p>
    <w:p w14:paraId="72F2D99E">
      <w:pPr>
        <w:pStyle w:val="11"/>
        <w:rPr>
          <w:lang w:eastAsia="zh-CN"/>
        </w:rPr>
      </w:pPr>
      <w:r>
        <w:rPr>
          <w:lang w:eastAsia="zh-CN"/>
        </w:rPr>
        <w:t>10.2 发生下列情形之一的，一方有权单方解除本协议：</w:t>
      </w:r>
    </w:p>
    <w:p w14:paraId="6A00E6DF">
      <w:pPr>
        <w:pStyle w:val="11"/>
        <w:rPr>
          <w:lang w:eastAsia="zh-CN"/>
        </w:rPr>
      </w:pPr>
      <w:r>
        <w:rPr>
          <w:lang w:eastAsia="zh-CN"/>
        </w:rPr>
        <w:t>（1）对方严重违反本协议约定，经催告后在合理期限内仍未改正的；</w:t>
      </w:r>
    </w:p>
    <w:p w14:paraId="367621EF">
      <w:pPr>
        <w:pStyle w:val="11"/>
        <w:rPr>
          <w:lang w:eastAsia="zh-CN"/>
        </w:rPr>
      </w:pPr>
      <w:r>
        <w:rPr>
          <w:lang w:eastAsia="zh-CN"/>
        </w:rPr>
        <w:t>（2）对方进入破产、清算程序或丧失履约能力的；</w:t>
      </w:r>
    </w:p>
    <w:p w14:paraId="319C01AE">
      <w:pPr>
        <w:pStyle w:val="11"/>
        <w:rPr>
          <w:lang w:eastAsia="zh-CN"/>
        </w:rPr>
      </w:pPr>
      <w:r>
        <w:rPr>
          <w:lang w:eastAsia="zh-CN"/>
        </w:rPr>
        <w:t>（3）因不可抗力导致本协议无法继续履行的；</w:t>
      </w:r>
    </w:p>
    <w:p w14:paraId="655C6B08">
      <w:pPr>
        <w:pStyle w:val="11"/>
        <w:rPr>
          <w:lang w:eastAsia="zh-CN"/>
        </w:rPr>
      </w:pPr>
      <w:r>
        <w:rPr>
          <w:lang w:eastAsia="zh-CN"/>
        </w:rPr>
        <w:t>（4）本协议约定的其他解除情形。</w:t>
      </w:r>
    </w:p>
    <w:p w14:paraId="3EA1EFCD">
      <w:pPr>
        <w:pStyle w:val="11"/>
        <w:rPr>
          <w:lang w:eastAsia="zh-CN"/>
        </w:rPr>
      </w:pPr>
      <w:r>
        <w:rPr>
          <w:lang w:eastAsia="zh-CN"/>
        </w:rPr>
        <w:t>10.3 协议解除后，双方应根据实际履行情况结算费用，互不追究违约责任，但因一方违约导致协议解除的除外。</w:t>
      </w:r>
    </w:p>
    <w:p w14:paraId="16302E87">
      <w:pPr>
        <w:pStyle w:val="8"/>
        <w:rPr>
          <w:lang w:eastAsia="zh-CN"/>
        </w:rPr>
      </w:pPr>
      <w:r>
        <w:rPr>
          <w:lang w:eastAsia="zh-CN"/>
        </w:rPr>
        <w:t>第十一条 争议解决</w:t>
      </w:r>
    </w:p>
    <w:p w14:paraId="293D23A9">
      <w:pPr>
        <w:pStyle w:val="11"/>
        <w:rPr>
          <w:lang w:eastAsia="zh-CN"/>
        </w:rPr>
      </w:pPr>
      <w:r>
        <w:rPr>
          <w:lang w:eastAsia="zh-CN"/>
        </w:rPr>
        <w:t>11.1 本协议的签订、履行、解释及争议解决，均适用中华人民共和国法律。</w:t>
      </w:r>
    </w:p>
    <w:p w14:paraId="7DAD1363">
      <w:pPr>
        <w:pStyle w:val="11"/>
        <w:rPr>
          <w:lang w:eastAsia="zh-CN"/>
        </w:rPr>
      </w:pPr>
      <w:r>
        <w:rPr>
          <w:lang w:eastAsia="zh-CN"/>
        </w:rPr>
        <w:t>11.2 双方在履行本协议过程中发生的争议，应首先通过友好协商解决；协商不成的，任何一方均有权向甲方所在地有管辖权的人民法院提起诉讼。</w:t>
      </w:r>
    </w:p>
    <w:p w14:paraId="46278F19">
      <w:pPr>
        <w:pStyle w:val="8"/>
        <w:rPr>
          <w:lang w:eastAsia="zh-CN"/>
        </w:rPr>
      </w:pPr>
      <w:r>
        <w:rPr>
          <w:lang w:eastAsia="zh-CN"/>
        </w:rPr>
        <w:t>第十二条 其他约定</w:t>
      </w:r>
    </w:p>
    <w:p w14:paraId="683000C9">
      <w:pPr>
        <w:pStyle w:val="11"/>
        <w:rPr>
          <w:lang w:eastAsia="zh-CN"/>
        </w:rPr>
      </w:pPr>
      <w:r>
        <w:rPr>
          <w:lang w:eastAsia="zh-CN"/>
        </w:rPr>
        <w:t>12.1 本协议自双方签字盖章之日起生效，有效期至本协议项下全部咨询服务工作完成并结清全部费用之日止。</w:t>
      </w:r>
    </w:p>
    <w:p w14:paraId="132D88A5">
      <w:pPr>
        <w:pStyle w:val="11"/>
        <w:rPr>
          <w:lang w:eastAsia="zh-CN"/>
        </w:rPr>
      </w:pPr>
      <w:r>
        <w:rPr>
          <w:lang w:eastAsia="zh-CN"/>
        </w:rPr>
        <w:t>12.2 本协议未尽事宜，双方可另行协商并签订补充协议，补充协议与本协议具有同等法律效力。</w:t>
      </w:r>
    </w:p>
    <w:p w14:paraId="0CF44A23">
      <w:pPr>
        <w:pStyle w:val="11"/>
        <w:rPr>
          <w:lang w:eastAsia="zh-CN"/>
        </w:rPr>
      </w:pPr>
      <w:r>
        <w:rPr>
          <w:lang w:eastAsia="zh-CN"/>
        </w:rPr>
        <w:t>12.3 本协议项下的任何通知、函件，均应以书面形式通过专人送达、快递邮寄、电子邮件等方式送达对方指定联系方式，送达之日视为有效送达。</w:t>
      </w:r>
    </w:p>
    <w:p w14:paraId="4CBEBF7D">
      <w:pPr>
        <w:pStyle w:val="11"/>
        <w:rPr>
          <w:lang w:eastAsia="zh-CN"/>
        </w:rPr>
      </w:pPr>
      <w:r>
        <w:rPr>
          <w:lang w:eastAsia="zh-CN"/>
        </w:rPr>
        <w:t>12.4 本协议一式三份，甲方执两份，乙方执一份，具有同等法律效力。</w:t>
      </w:r>
    </w:p>
    <w:p w14:paraId="2F3A8EBB">
      <w:pPr>
        <w:pStyle w:val="11"/>
        <w:rPr>
          <w:lang w:eastAsia="zh-CN"/>
        </w:rPr>
      </w:pPr>
      <w:r>
        <w:rPr>
          <w:lang w:eastAsia="zh-CN"/>
        </w:rPr>
        <w:t>12.5 本协议附件为本协议不可分割的组成部分，与本协议具有同等法律效力。</w:t>
      </w:r>
    </w:p>
    <w:p w14:paraId="3DD34950">
      <w:pPr>
        <w:pStyle w:val="9"/>
        <w:rPr>
          <w:lang w:eastAsia="zh-CN"/>
        </w:rPr>
      </w:pPr>
      <w:r>
        <w:rPr>
          <w:lang w:eastAsia="zh-CN"/>
        </w:rPr>
        <w:t>附件：</w:t>
      </w:r>
    </w:p>
    <w:p w14:paraId="676FA811">
      <w:pPr>
        <w:pStyle w:val="11"/>
        <w:rPr>
          <w:lang w:eastAsia="zh-CN"/>
        </w:rPr>
      </w:pPr>
      <w:r>
        <w:rPr>
          <w:lang w:eastAsia="zh-CN"/>
        </w:rPr>
        <w:t>1. 乙方资质证明文件；</w:t>
      </w:r>
    </w:p>
    <w:p w14:paraId="13FD3EFF">
      <w:pPr>
        <w:pStyle w:val="11"/>
        <w:rPr>
          <w:lang w:eastAsia="zh-CN"/>
        </w:rPr>
      </w:pPr>
      <w:r>
        <w:rPr>
          <w:lang w:eastAsia="zh-CN"/>
        </w:rPr>
        <w:t>2. 咨询服务详细方案；</w:t>
      </w:r>
    </w:p>
    <w:p w14:paraId="2C3E2877">
      <w:pPr>
        <w:pStyle w:val="11"/>
        <w:rPr>
          <w:lang w:eastAsia="zh-CN"/>
        </w:rPr>
      </w:pPr>
      <w:r>
        <w:rPr>
          <w:lang w:eastAsia="zh-CN"/>
        </w:rPr>
        <w:t>3. 双方营业执照复印件；</w:t>
      </w:r>
    </w:p>
    <w:p w14:paraId="467B8EB7">
      <w:pPr>
        <w:pStyle w:val="11"/>
        <w:rPr>
          <w:lang w:eastAsia="zh-CN"/>
        </w:rPr>
      </w:pPr>
      <w:r>
        <w:rPr>
          <w:lang w:eastAsia="zh-CN"/>
        </w:rPr>
        <w:t>4. 其他相关文件。</w:t>
      </w:r>
    </w:p>
    <w:p w14:paraId="2749DCF5">
      <w:pPr>
        <w:pStyle w:val="10"/>
        <w:rPr>
          <w:lang w:eastAsia="zh-CN"/>
        </w:rPr>
      </w:pPr>
    </w:p>
    <w:p w14:paraId="3DEF1436">
      <w:pPr>
        <w:pStyle w:val="10"/>
        <w:rPr>
          <w:lang w:eastAsia="zh-CN"/>
        </w:rPr>
      </w:pPr>
      <w:r>
        <w:rPr>
          <w:lang w:eastAsia="zh-CN"/>
        </w:rPr>
        <w:t>（以下无正文，为双方签字盖章页）</w:t>
      </w:r>
    </w:p>
    <w:p w14:paraId="2BE75A70">
      <w:pPr>
        <w:rPr>
          <w:highlight w:val="yellow"/>
          <w:lang w:eastAsia="zh-C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9B3F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D20CC4C">
            <w:pPr>
              <w:pStyle w:val="14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甲方（盖章）：</w:t>
            </w:r>
          </w:p>
        </w:tc>
        <w:tc>
          <w:tcPr>
            <w:tcW w:w="4320" w:type="dxa"/>
          </w:tcPr>
          <w:p w14:paraId="1A13E535">
            <w:pPr>
              <w:pStyle w:val="14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乙方（盖章）：</w:t>
            </w:r>
          </w:p>
        </w:tc>
      </w:tr>
      <w:tr w14:paraId="67221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25B7C7C">
            <w:pPr>
              <w:pStyle w:val="14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法定代表人/负责人：</w:t>
            </w:r>
          </w:p>
        </w:tc>
        <w:tc>
          <w:tcPr>
            <w:tcW w:w="4320" w:type="dxa"/>
          </w:tcPr>
          <w:p w14:paraId="0CFFFBE9">
            <w:pPr>
              <w:pStyle w:val="14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法定代表人：</w:t>
            </w:r>
          </w:p>
        </w:tc>
      </w:tr>
      <w:tr w14:paraId="289C7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A7BCC58">
            <w:pPr>
              <w:pStyle w:val="14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授权代理人：</w:t>
            </w:r>
          </w:p>
        </w:tc>
        <w:tc>
          <w:tcPr>
            <w:tcW w:w="4320" w:type="dxa"/>
          </w:tcPr>
          <w:p w14:paraId="094DFD54">
            <w:pPr>
              <w:pStyle w:val="14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授权代理人：</w:t>
            </w:r>
          </w:p>
        </w:tc>
      </w:tr>
      <w:tr w14:paraId="03628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2D06760">
            <w:pPr>
              <w:pStyle w:val="14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日期：______年____月____日</w:t>
            </w:r>
          </w:p>
        </w:tc>
        <w:tc>
          <w:tcPr>
            <w:tcW w:w="4320" w:type="dxa"/>
          </w:tcPr>
          <w:p w14:paraId="544E6837">
            <w:pPr>
              <w:pStyle w:val="14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日期：______年____月____日</w:t>
            </w:r>
          </w:p>
        </w:tc>
      </w:tr>
    </w:tbl>
    <w:p w14:paraId="35709859">
      <w:pPr>
        <w:ind w:firstLine="0"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Cox">
    <w15:presenceInfo w15:providerId="WPS Office" w15:userId="5697735625"/>
  </w15:person>
  <w15:person w15:author="湖畔的雨荷">
    <w15:presenceInfo w15:providerId="WPS Office" w15:userId="188289153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E4ZmI2NWRlZWFlYjhjMDBiMDEzYjFjN2NmMzgyMjEifQ=="/>
  </w:docVars>
  <w:rsids>
    <w:rsidRoot w:val="00745613"/>
    <w:rsid w:val="001C350B"/>
    <w:rsid w:val="00330F66"/>
    <w:rsid w:val="0060463F"/>
    <w:rsid w:val="006B18AF"/>
    <w:rsid w:val="00745613"/>
    <w:rsid w:val="0096522F"/>
    <w:rsid w:val="00B417E3"/>
    <w:rsid w:val="00BF5AC3"/>
    <w:rsid w:val="00D40C1C"/>
    <w:rsid w:val="077B4D15"/>
    <w:rsid w:val="1EB62BD3"/>
    <w:rsid w:val="1EFBA7C0"/>
    <w:rsid w:val="210362CD"/>
    <w:rsid w:val="2D3F8C9F"/>
    <w:rsid w:val="32B67D02"/>
    <w:rsid w:val="357D6673"/>
    <w:rsid w:val="387F30E4"/>
    <w:rsid w:val="3F5F3C48"/>
    <w:rsid w:val="3FFB9FFE"/>
    <w:rsid w:val="5CFDC671"/>
    <w:rsid w:val="5DEB7455"/>
    <w:rsid w:val="626E060D"/>
    <w:rsid w:val="67DE26EC"/>
    <w:rsid w:val="7BDBB28F"/>
    <w:rsid w:val="7E3CF5F3"/>
    <w:rsid w:val="7ECF1D9A"/>
    <w:rsid w:val="7FA7E178"/>
    <w:rsid w:val="7FC7270C"/>
    <w:rsid w:val="8FFF4A2A"/>
    <w:rsid w:val="AEFF6DA5"/>
    <w:rsid w:val="BF51E9E0"/>
    <w:rsid w:val="BFBF7231"/>
    <w:rsid w:val="EEC7D293"/>
    <w:rsid w:val="F3FCAE03"/>
    <w:rsid w:val="F76764C5"/>
    <w:rsid w:val="F85D4D4A"/>
    <w:rsid w:val="FC8FD888"/>
    <w:rsid w:val="FD6DA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  <w:ind w:firstLine="48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5"/>
    <w:semiHidden/>
    <w:unhideWhenUsed/>
    <w:qFormat/>
    <w:uiPriority w:val="99"/>
    <w:pPr>
      <w:spacing w:after="0" w:line="240" w:lineRule="auto"/>
    </w:pPr>
    <w:rPr>
      <w:sz w:val="18"/>
      <w:szCs w:val="18"/>
    </w:rPr>
  </w:style>
  <w:style w:type="table" w:styleId="4">
    <w:name w:val="Table Grid"/>
    <w:basedOn w:val="3"/>
    <w:qFormat/>
    <w:uiPriority w:val="59"/>
    <w:rPr>
      <w:sz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22"/>
    <w:rPr>
      <w:b/>
    </w:rPr>
  </w:style>
  <w:style w:type="paragraph" w:customStyle="1" w:styleId="7">
    <w:name w:val="Title Style"/>
    <w:qFormat/>
    <w:uiPriority w:val="0"/>
    <w:pPr>
      <w:spacing w:after="480" w:line="276" w:lineRule="auto"/>
      <w:jc w:val="center"/>
    </w:pPr>
    <w:rPr>
      <w:rFonts w:ascii="黑体" w:hAnsi="黑体" w:eastAsia="黑体" w:cstheme="minorBidi"/>
      <w:b/>
      <w:sz w:val="40"/>
      <w:szCs w:val="22"/>
      <w:lang w:val="en-US" w:eastAsia="en-US" w:bidi="ar-SA"/>
    </w:rPr>
  </w:style>
  <w:style w:type="paragraph" w:customStyle="1" w:styleId="8">
    <w:name w:val="Heading 1 Style"/>
    <w:qFormat/>
    <w:uiPriority w:val="0"/>
    <w:pPr>
      <w:spacing w:before="360" w:after="240" w:line="276" w:lineRule="auto"/>
    </w:pPr>
    <w:rPr>
      <w:rFonts w:ascii="黑体" w:hAnsi="黑体" w:eastAsia="黑体" w:cstheme="minorBidi"/>
      <w:b/>
      <w:sz w:val="32"/>
      <w:szCs w:val="22"/>
      <w:lang w:val="en-US" w:eastAsia="en-US" w:bidi="ar-SA"/>
    </w:rPr>
  </w:style>
  <w:style w:type="paragraph" w:customStyle="1" w:styleId="9">
    <w:name w:val="Heading 2 Style"/>
    <w:qFormat/>
    <w:uiPriority w:val="0"/>
    <w:pPr>
      <w:spacing w:before="240" w:after="120" w:line="276" w:lineRule="auto"/>
    </w:pPr>
    <w:rPr>
      <w:rFonts w:ascii="黑体" w:hAnsi="黑体" w:eastAsia="黑体" w:cstheme="minorBidi"/>
      <w:b/>
      <w:sz w:val="28"/>
      <w:szCs w:val="22"/>
      <w:lang w:val="en-US" w:eastAsia="en-US" w:bidi="ar-SA"/>
    </w:rPr>
  </w:style>
  <w:style w:type="paragraph" w:customStyle="1" w:styleId="10">
    <w:name w:val="Clause Style"/>
    <w:qFormat/>
    <w:uiPriority w:val="0"/>
    <w:pPr>
      <w:spacing w:after="20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customStyle="1" w:styleId="11">
    <w:name w:val="List Style"/>
    <w:qFormat/>
    <w:uiPriority w:val="0"/>
    <w:pPr>
      <w:spacing w:after="200" w:line="360" w:lineRule="auto"/>
      <w:ind w:left="480" w:hanging="48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customStyle="1" w:styleId="12">
    <w:name w:val="Table Style"/>
    <w:qFormat/>
    <w:uiPriority w:val="0"/>
    <w:pPr>
      <w:spacing w:after="200" w:line="276" w:lineRule="auto"/>
      <w:jc w:val="center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customStyle="1" w:styleId="13">
    <w:name w:val="No Indent Style"/>
    <w:qFormat/>
    <w:uiPriority w:val="0"/>
    <w:pPr>
      <w:spacing w:after="20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customStyle="1" w:styleId="14">
    <w:name w:val="Sign Style"/>
    <w:qFormat/>
    <w:uiPriority w:val="0"/>
    <w:pPr>
      <w:spacing w:after="20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character" w:customStyle="1" w:styleId="15">
    <w:name w:val="批注框文本 字符"/>
    <w:basedOn w:val="5"/>
    <w:link w:val="2"/>
    <w:semiHidden/>
    <w:qFormat/>
    <w:uiPriority w:val="99"/>
    <w:rPr>
      <w:rFonts w:ascii="宋体" w:hAnsi="宋体" w:cstheme="minorBidi"/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lm</Company>
  <Pages>9</Pages>
  <Words>3721</Words>
  <Characters>4759</Characters>
  <Lines>35</Lines>
  <Paragraphs>9</Paragraphs>
  <TotalTime>6</TotalTime>
  <ScaleCrop>false</ScaleCrop>
  <LinksUpToDate>false</LinksUpToDate>
  <CharactersWithSpaces>4878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2026-03-03T01:47:00Z</dcterms:created>
  <dc:creator>Pan, Dennis</dc:creator>
  <cp:lastModifiedBy>圆圈</cp:lastModifiedBy>
  <dcterms:modified xsi:type="dcterms:W3CDTF">2026-06-23T05:34:42Z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A216367197E940798F7D448E9E9F82AE_13</vt:lpwstr>
  </property>
  <property fmtid="{D5CDD505-2E9C-101B-9397-08002B2CF9AE}" pid="4" name="KSOTemplateDocerSaveRecord">
    <vt:lpwstr>eyJoZGlkIjoiMzVmNjVlZmY4NDAzNmNhODA1NWQxM2I1MTA4OWIzYmYiLCJ1c2VySWQiOiIxMjI5OTIzNDc4In0=</vt:lpwstr>
  </property>
</Properties>
</file>
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</w:t>
      </w:r>
      <w:r>
        <w:rPr>
          <w:rFonts w:hint="eastAsia"/>
          <w:highlight w:val="yellow"/>
          <w:lang w:val="en-US" w:eastAsia="zh-CN"/>
        </w:rPr>
        <w:t>重庆铜梁</w:t>
      </w:r>
      <w:r>
        <w:rPr>
          <w:highlight w:val="yellow"/>
          <w:lang w:eastAsia="zh-CN"/>
        </w:rPr>
        <w:t>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</w:t>
      </w:r>
      <w:r>
        <w:rPr>
          <w:rFonts w:hint="eastAsia"/>
          <w:highlight w:val="yellow"/>
          <w:lang w:val="en-US" w:eastAsia="zh-CN"/>
        </w:rPr>
        <w:t>1234</w:t>
      </w:r>
      <w:r>
        <w:rPr>
          <w:rFonts w:hint="eastAsia"/>
          <w:highlight w:val="yellow"/>
          <w:lang w:eastAsia="zh-CN"/>
        </w:rPr>
        <w:t>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</w:t>
      </w:r>
      <w:r>
        <w:rPr>
          <w:rFonts w:hint="eastAsia"/>
          <w:highlight w:val="cyan"/>
          <w:lang w:val="en-US" w:eastAsia="zh-CN"/>
        </w:rPr>
        <w:t>重庆铜梁卧龙</w:t>
      </w:r>
      <w:r>
        <w:rPr>
          <w:rFonts w:hint="eastAsia"/>
          <w:highlight w:val="cyan"/>
          <w:lang w:eastAsia="zh-CN"/>
        </w:rPr>
        <w:t>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</w:t>
      </w:r>
      <w:r>
        <w:rPr>
          <w:rFonts w:hint="eastAsia"/>
          <w:highlight w:val="cyan"/>
          <w:lang w:val="en-US" w:eastAsia="zh-CN"/>
        </w:rPr>
        <w:t>张三</w:t>
      </w:r>
      <w:r>
        <w:rPr>
          <w:rFonts w:hint="eastAsia"/>
          <w:highlight w:val="cyan"/>
          <w:lang w:eastAsia="zh-CN"/>
        </w:rPr>
        <w:t>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>_______</w:t>
      </w:r>
      <w:r>
        <w:rPr>
          <w:rFonts w:hint="eastAsia"/>
          <w:lang w:val="en-US" w:eastAsia="zh-CN"/>
        </w:rPr>
        <w:t>李四</w:t>
      </w:r>
      <w:r>
        <w:rPr>
          <w:lang w:eastAsia="zh-CN"/>
        </w:rPr>
        <w:t xml:space="preserve">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</w:t>
      </w:r>
      <w:r>
        <w:rPr>
          <w:rFonts w:hint="eastAsia"/>
          <w:u w:val="single"/>
          <w:lang w:val="en-US" w:eastAsia="zh-CN"/>
        </w:rPr>
        <w:t>1509345732815794</w:t>
      </w:r>
      <w:r>
        <w:rPr>
          <w:lang w:eastAsia="zh-CN"/>
        </w:rPr>
        <w:t>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</w:t>
      </w:r>
      <w:r>
        <w:rPr>
          <w:rFonts w:hint="eastAsia"/>
          <w:highlight w:val="yellow"/>
          <w:lang w:val="en-US" w:eastAsia="zh-CN"/>
        </w:rPr>
        <w:t>王五</w:t>
      </w:r>
      <w:r>
        <w:rPr>
          <w:highlight w:val="yellow"/>
          <w:lang w:eastAsia="zh-CN"/>
        </w:rPr>
        <w:t>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</w:t>
      </w:r>
      <w:r>
        <w:rPr>
          <w:rFonts w:hint="eastAsia"/>
          <w:highlight w:val="yellow"/>
          <w:lang w:val="en-US" w:eastAsia="zh-CN"/>
        </w:rPr>
        <w:t>124</w:t>
      </w:r>
      <w:r>
        <w:rPr>
          <w:rFonts w:hint="eastAsia"/>
          <w:highlight w:val="yellow"/>
          <w:lang w:eastAsia="zh-CN"/>
        </w:rPr>
        <w:t>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</w:t>
      </w:r>
      <w:r>
        <w:rPr>
          <w:rFonts w:hint="eastAsia"/>
          <w:highlight w:val="cyan"/>
          <w:lang w:val="en-US" w:eastAsia="zh-CN"/>
        </w:rPr>
        <w:t>阿斯蒂芬</w:t>
      </w:r>
      <w:r>
        <w:rPr>
          <w:rFonts w:hint="eastAsia"/>
          <w:highlight w:val="cyan"/>
          <w:lang w:eastAsia="zh-CN"/>
        </w:rPr>
        <w:t>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r>
        <w:rPr>
          <w:rFonts w:hint="eastAsia"/>
          <w:highlight w:val="cyan"/>
          <w:lang w:val="en-US" w:eastAsia="zh-CN"/>
        </w:rPr>
        <w:t>啊是电饭锅</w:t>
      </w:r>
      <w:r>
        <w:rPr>
          <w:rFonts w:hint="eastAsia"/>
          <w:highlight w:val="cyan"/>
          <w:lang w:eastAsia="zh-CN"/>
        </w:rPr>
        <w:t>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>________</w:t>
      </w:r>
      <w:r>
        <w:rPr>
          <w:rFonts w:hint="eastAsia"/>
          <w:lang w:val="en-US" w:eastAsia="zh-CN"/>
        </w:rPr>
        <w:t>爱社</w:t>
      </w:r>
      <w:r>
        <w:rPr>
          <w:lang w:eastAsia="zh-CN"/>
        </w:rPr>
        <w:t xml:space="preserve">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</w:t>
      </w:r>
      <w:r>
        <w:rPr>
          <w:rFonts w:hint="eastAsia"/>
          <w:lang w:val="en-US" w:eastAsia="zh-CN"/>
        </w:rPr>
        <w:t>456</w:t>
      </w:r>
      <w:r>
        <w:rPr>
          <w:lang w:eastAsia="zh-CN"/>
        </w:rPr>
        <w:t>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</w:t>
      </w:r>
      <w:r>
        <w:rPr>
          <w:rFonts w:hint="eastAsia"/>
          <w:highlight w:val="cyan"/>
          <w:lang w:val="en-US" w:eastAsia="zh-CN"/>
        </w:rPr>
        <w:t>啊时代光华</w:t>
      </w:r>
      <w:r>
        <w:rPr>
          <w:highlight w:val="cyan"/>
          <w:lang w:eastAsia="zh-CN"/>
        </w:rPr>
        <w:t>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1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______________________</w:t>
      </w:r>
      <w:r>
        <w:rPr>
          <w:rFonts w:hint="eastAsia"/>
          <w:highlight w:val="yellow"/>
          <w:lang w:val="en-US" w:eastAsia="zh-CN"/>
        </w:rPr>
        <w:t>把电话员</w:t>
      </w:r>
      <w:r>
        <w:rPr>
          <w:highlight w:val="yellow"/>
        </w:rPr>
        <w:t>__________________________________；</w:t>
      </w:r>
    </w:p>
    <w:permEnd w:id="1"/>
    <w:p w14:paraId="204A3EE0">
      <w:pPr>
        <w:pStyle w:val="11"/>
        <w:rPr>
          <w:del w:id="2" w:author="湖畔的雨荷" w:date="2026-06-09T17:17:06Z"/>
          <w:highlight w:val="cyan"/>
        </w:rPr>
      </w:pPr>
      <w:del w:id="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4" w:author="湖畔的雨荷" w:date="2026-06-09T17:17:06Z"/>
          <w:highlight w:val="cyan"/>
        </w:rPr>
      </w:pPr>
      <w:del w:id="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6" w:author="湖畔的雨荷" w:date="2026-06-09T17:17:06Z"/>
          <w:highlight w:val="cyan"/>
        </w:rPr>
      </w:pPr>
      <w:del w:id="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</w:t>
      </w:r>
      <w:r>
        <w:rPr>
          <w:rFonts w:hint="eastAsia"/>
          <w:highlight w:val="yellow"/>
          <w:lang w:val="en-US" w:eastAsia="zh-CN"/>
        </w:rPr>
        <w:t>2026</w:t>
      </w:r>
      <w:r>
        <w:rPr>
          <w:highlight w:val="yellow"/>
          <w:lang w:eastAsia="zh-CN"/>
        </w:rPr>
        <w:t>___年__</w:t>
      </w:r>
      <w:r>
        <w:rPr>
          <w:rFonts w:hint="eastAsia"/>
          <w:highlight w:val="yellow"/>
          <w:lang w:val="en-US" w:eastAsia="zh-CN"/>
        </w:rPr>
        <w:t>12</w:t>
      </w:r>
      <w:r>
        <w:rPr>
          <w:highlight w:val="yellow"/>
          <w:lang w:eastAsia="zh-CN"/>
        </w:rPr>
        <w:t>__月__</w:t>
      </w:r>
      <w:r>
        <w:rPr>
          <w:rFonts w:hint="eastAsia"/>
          <w:highlight w:val="yellow"/>
          <w:lang w:val="en-US" w:eastAsia="zh-CN"/>
        </w:rPr>
        <w:t>3</w:t>
      </w:r>
      <w:r>
        <w:rPr>
          <w:highlight w:val="yellow"/>
          <w:lang w:eastAsia="zh-CN"/>
        </w:rPr>
        <w:t>__日起至_</w:t>
      </w:r>
      <w:r>
        <w:rPr>
          <w:rFonts w:hint="eastAsia"/>
          <w:highlight w:val="yellow"/>
          <w:lang w:val="en-US" w:eastAsia="zh-CN"/>
        </w:rPr>
        <w:t>2027</w:t>
      </w:r>
      <w:r>
        <w:rPr>
          <w:highlight w:val="yellow"/>
          <w:lang w:eastAsia="zh-CN"/>
        </w:rPr>
        <w:t>_____年__</w:t>
      </w:r>
      <w:r>
        <w:rPr>
          <w:rFonts w:hint="eastAsia"/>
          <w:highlight w:val="yellow"/>
          <w:lang w:val="en-US" w:eastAsia="zh-CN"/>
        </w:rPr>
        <w:t>5</w:t>
      </w:r>
      <w:r>
        <w:rPr>
          <w:highlight w:val="yellow"/>
          <w:lang w:eastAsia="zh-CN"/>
        </w:rPr>
        <w:t>__月__</w:t>
      </w:r>
      <w:r>
        <w:rPr>
          <w:rFonts w:hint="eastAsia"/>
          <w:highlight w:val="yellow"/>
          <w:lang w:val="en-US" w:eastAsia="zh-CN"/>
        </w:rPr>
        <w:t>8</w:t>
      </w:r>
      <w:r>
        <w:rPr>
          <w:highlight w:val="yellow"/>
          <w:lang w:eastAsia="zh-CN"/>
        </w:rPr>
        <w:t>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</w:t>
      </w:r>
      <w:r>
        <w:rPr>
          <w:rFonts w:hint="eastAsia"/>
          <w:highlight w:val="cyan"/>
          <w:lang w:val="en-US" w:eastAsia="zh-CN"/>
        </w:rPr>
        <w:t>阿萨德</w:t>
      </w:r>
      <w:r>
        <w:rPr>
          <w:highlight w:val="cyan"/>
          <w:lang w:eastAsia="zh-CN"/>
        </w:rPr>
        <w:t>_________________，联系方式______________</w:t>
      </w:r>
      <w:r>
        <w:rPr>
          <w:rFonts w:hint="eastAsia"/>
          <w:highlight w:val="cyan"/>
          <w:lang w:val="en-US" w:eastAsia="zh-CN"/>
        </w:rPr>
        <w:t>194856535846</w:t>
      </w:r>
      <w:r>
        <w:rPr>
          <w:highlight w:val="cyan"/>
          <w:lang w:eastAsia="zh-CN"/>
        </w:rPr>
        <w:t>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  <w:r>
        <w:rPr>
          <w:rFonts w:hint="eastAsia"/>
          <w:lang w:val="en-US" w:eastAsia="zh-CN"/>
        </w:rPr>
        <w:t>我不需要服务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</w:t>
      </w:r>
      <w:r>
        <w:rPr>
          <w:rFonts w:hint="eastAsia"/>
          <w:highlight w:val="cyan"/>
          <w:lang w:val="en-US" w:eastAsia="zh-CN"/>
        </w:rPr>
        <w:t>2026</w:t>
      </w:r>
      <w:r>
        <w:rPr>
          <w:highlight w:val="cyan"/>
          <w:lang w:eastAsia="zh-CN"/>
        </w:rPr>
        <w:t>___年__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__月__</w:t>
      </w:r>
      <w:r>
        <w:rPr>
          <w:rFonts w:hint="eastAsia"/>
          <w:highlight w:val="cyan"/>
          <w:lang w:val="en-US" w:eastAsia="zh-CN"/>
        </w:rPr>
        <w:t>5</w:t>
      </w:r>
      <w:r>
        <w:rPr>
          <w:highlight w:val="cyan"/>
          <w:lang w:eastAsia="zh-CN"/>
        </w:rPr>
        <w:t>__日前向甲方提交正式的咨询成果报告（含纸质版__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__份、电子版_</w:t>
      </w:r>
      <w:r>
        <w:rPr>
          <w:rFonts w:hint="eastAsia"/>
          <w:highlight w:val="cyan"/>
          <w:lang w:val="en-US" w:eastAsia="zh-CN"/>
        </w:rPr>
        <w:t>3</w:t>
      </w:r>
      <w:r>
        <w:rPr>
          <w:highlight w:val="cyan"/>
          <w:lang w:eastAsia="zh-CN"/>
        </w:rPr>
        <w:t>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张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IU</w:t>
      </w:r>
      <w:r>
        <w:rPr>
          <w:color w:val="000000"/>
          <w:szCs w:val="24"/>
          <w:highlight w:val="cyan"/>
          <w:lang w:eastAsia="zh-CN"/>
        </w:rPr>
        <w:t>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元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阿萨德</w:t>
      </w:r>
      <w:r>
        <w:rPr>
          <w:color w:val="000000"/>
          <w:szCs w:val="24"/>
          <w:highlight w:val="cyan"/>
          <w:lang w:eastAsia="zh-CN"/>
        </w:rPr>
        <w:t>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</w:t>
      </w:r>
      <w:r>
        <w:rPr>
          <w:rFonts w:hint="eastAsia"/>
          <w:color w:val="000000"/>
          <w:szCs w:val="24"/>
          <w:highlight w:val="cyan"/>
          <w:u w:val="single"/>
          <w:lang w:val="en-US" w:eastAsia="zh-CN"/>
        </w:rPr>
        <w:t>是否更换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123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123</w:t>
      </w:r>
      <w:r>
        <w:rPr>
          <w:color w:val="000000"/>
          <w:szCs w:val="24"/>
          <w:highlight w:val="cyan"/>
          <w:lang w:eastAsia="zh-CN"/>
        </w:rPr>
        <w:t>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</w:t>
      </w:r>
      <w:r>
        <w:rPr>
          <w:rFonts w:hint="eastAsia"/>
          <w:highlight w:val="cyan"/>
          <w:lang w:val="en-US" w:eastAsia="zh-CN"/>
        </w:rPr>
        <w:t>12</w:t>
      </w:r>
      <w:r>
        <w:rPr>
          <w:highlight w:val="cyan"/>
          <w:lang w:eastAsia="zh-CN"/>
        </w:rPr>
        <w:t>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__个工作日内，甲方向乙方支付总费用的__</w:t>
      </w:r>
      <w:r>
        <w:rPr>
          <w:rFonts w:hint="eastAsia"/>
          <w:highlight w:val="cyan"/>
          <w:lang w:val="en-US" w:eastAsia="zh-CN"/>
        </w:rPr>
        <w:t>12</w:t>
      </w:r>
      <w:bookmarkStart w:id="1" w:name="_GoBack"/>
      <w:bookmarkEnd w:id="1"/>
      <w:r>
        <w:rPr>
          <w:highlight w:val="cyan"/>
          <w:lang w:eastAsia="zh-CN"/>
        </w:rPr>
        <w:t>____%作为预付款，即人民币____</w:t>
      </w:r>
      <w:r>
        <w:rPr>
          <w:rFonts w:hint="eastAsia"/>
          <w:highlight w:val="cyan"/>
          <w:lang w:val="en-US" w:eastAsia="zh-CN"/>
        </w:rPr>
        <w:t>阿迪</w:t>
      </w:r>
      <w:r>
        <w:rPr>
          <w:highlight w:val="cyan"/>
          <w:lang w:eastAsia="zh-CN"/>
        </w:rPr>
        <w:t>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  <w:r>
              <w:rPr>
                <w:rFonts w:hint="eastAsia"/>
                <w:highlight w:val="yellow"/>
                <w:lang w:val="en-US" w:eastAsia="zh-CN"/>
              </w:rPr>
              <w:t>123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乙方（盖章）：</w:t>
            </w:r>
            <w:r>
              <w:rPr>
                <w:rFonts w:hint="eastAsia"/>
                <w:highlight w:val="yellow"/>
                <w:lang w:val="en-US" w:eastAsia="zh-CN"/>
              </w:rPr>
              <w:t>张三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  <w:r>
              <w:rPr>
                <w:rFonts w:hint="eastAsia"/>
                <w:highlight w:val="yellow"/>
                <w:lang w:val="en-US" w:eastAsia="zh-CN"/>
              </w:rPr>
              <w:t>阿萨德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法定代表人：</w:t>
            </w:r>
            <w:r>
              <w:rPr>
                <w:rFonts w:hint="eastAsia"/>
                <w:highlight w:val="yellow"/>
                <w:lang w:val="en-US" w:eastAsia="zh-CN"/>
              </w:rPr>
              <w:t>分割后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  <w:r>
              <w:rPr>
                <w:rFonts w:hint="eastAsia"/>
                <w:highlight w:val="yellow"/>
                <w:lang w:val="en-US" w:eastAsia="zh-CN"/>
              </w:rPr>
              <w:t>爱社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授权代理人：</w:t>
            </w:r>
            <w:r>
              <w:rPr>
                <w:rFonts w:hint="eastAsia"/>
                <w:highlight w:val="yellow"/>
                <w:lang w:val="en-US" w:eastAsia="zh-CN"/>
              </w:rPr>
              <w:t>尺寸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1B2F63A7"/>
    <w:rsid w:val="21A51457"/>
    <w:rsid w:val="23F80C00"/>
    <w:rsid w:val="24C06B3F"/>
    <w:rsid w:val="25453733"/>
    <w:rsid w:val="32B67D02"/>
    <w:rsid w:val="387F30E4"/>
    <w:rsid w:val="3F5F3C48"/>
    <w:rsid w:val="4450382F"/>
    <w:rsid w:val="5AE3384F"/>
    <w:rsid w:val="61A6738D"/>
    <w:rsid w:val="626E060D"/>
    <w:rsid w:val="62FB24D1"/>
    <w:rsid w:val="67CF6EFD"/>
    <w:rsid w:val="6EB7793B"/>
    <w:rsid w:val="7578255C"/>
    <w:rsid w:val="79F8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3716</Words>
  <Characters>4619</Characters>
  <Lines>35</Lines>
  <Paragraphs>9</Paragraphs>
  <TotalTime>13</TotalTime>
  <ScaleCrop>false</ScaleCrop>
  <LinksUpToDate>false</LinksUpToDate>
  <CharactersWithSpaces>4738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2026-06-24T07:19:27Z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
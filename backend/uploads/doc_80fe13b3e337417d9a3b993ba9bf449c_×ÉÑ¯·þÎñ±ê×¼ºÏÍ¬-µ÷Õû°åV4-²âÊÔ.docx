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</w:t>
      </w:r>
      <w:ins w:id="0" w:author="Cox" w:date="2026-06-16T17:12:20Z">
        <w:r>
          <w:rPr>
            <w:rFonts w:hint="default"/>
            <w:highlight w:val="yellow"/>
            <w:lang w:val="en-US" w:eastAsia="zh-CN"/>
          </w:rPr>
          <w:t>xx</w:t>
        </w:r>
      </w:ins>
      <w:ins w:id="1" w:author="Cox" w:date="2026-06-16T17:12:23Z">
        <w:r>
          <w:rPr>
            <w:rFonts w:hint="eastAsia"/>
            <w:highlight w:val="yellow"/>
            <w:lang w:val="en-US" w:eastAsia="zh-CN"/>
          </w:rPr>
          <w:t>公司</w:t>
        </w:r>
      </w:ins>
      <w:r>
        <w:rPr>
          <w:highlight w:val="yellow"/>
          <w:lang w:eastAsia="zh-CN"/>
        </w:rPr>
        <w:t>_____________________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2" w:author="Cox" w:date="2026-06-16T17:12:48Z">
        <w:r>
          <w:rPr>
            <w:rFonts w:hint="eastAsia"/>
            <w:highlight w:val="yellow"/>
            <w:lang w:eastAsia="zh-CN"/>
          </w:rPr>
          <w:t>不</w:t>
        </w:r>
      </w:ins>
      <w:ins w:id="3" w:author="Cox" w:date="2026-06-16T17:12:49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rFonts w:hint="eastAsia"/>
          <w:highlight w:val="yellow"/>
          <w:lang w:eastAsia="zh-CN"/>
        </w:rPr>
        <w:t>____________________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</w:t>
      </w:r>
      <w:ins w:id="4" w:author="Cox" w:date="2026-06-16T17:12:39Z">
        <w:r>
          <w:rPr>
            <w:rFonts w:hint="eastAsia"/>
            <w:highlight w:val="cyan"/>
            <w:lang w:eastAsia="zh-CN"/>
          </w:rPr>
          <w:t>不</w:t>
        </w:r>
      </w:ins>
      <w:ins w:id="5" w:author="Cox" w:date="2026-06-16T17:12:42Z">
        <w:r>
          <w:rPr>
            <w:rFonts w:hint="eastAsia"/>
            <w:highlight w:val="cyan"/>
            <w:lang w:eastAsia="zh-CN"/>
          </w:rPr>
          <w:t>告诉</w:t>
        </w:r>
      </w:ins>
      <w:ins w:id="6" w:author="Cox" w:date="2026-06-16T17:12:43Z">
        <w:r>
          <w:rPr>
            <w:rFonts w:hint="eastAsia"/>
            <w:highlight w:val="cyan"/>
            <w:lang w:eastAsia="zh-CN"/>
          </w:rPr>
          <w:t>你</w:t>
        </w:r>
      </w:ins>
      <w:r>
        <w:rPr>
          <w:rFonts w:hint="eastAsia"/>
          <w:highlight w:val="cyan"/>
          <w:lang w:eastAsia="zh-CN"/>
        </w:rPr>
        <w:t>_______________________________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7" w:author="Cox" w:date="2026-06-16T17:12:28Z">
        <w:r>
          <w:rPr>
            <w:rFonts w:hint="eastAsia"/>
            <w:highlight w:val="cyan"/>
            <w:lang w:val="en-US" w:eastAsia="zh-CN"/>
          </w:rPr>
          <w:t>xx</w:t>
        </w:r>
      </w:ins>
      <w:r>
        <w:rPr>
          <w:rFonts w:hint="eastAsia"/>
          <w:highlight w:val="cyan"/>
          <w:lang w:eastAsia="zh-CN"/>
        </w:rPr>
        <w:t>_______________</w:t>
      </w:r>
      <w:del w:id="8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</w:t>
      </w:r>
      <w:ins w:id="9" w:author="Cox" w:date="2026-06-16T17:12:31Z">
        <w:r>
          <w:rPr>
            <w:rFonts w:hint="default"/>
            <w:lang w:val="en-US" w:eastAsia="zh-CN"/>
          </w:rPr>
          <w:t>xxx</w:t>
        </w:r>
      </w:ins>
      <w:r>
        <w:rPr>
          <w:lang w:eastAsia="zh-CN"/>
        </w:rPr>
        <w:t xml:space="preserve">____________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</w:t>
      </w:r>
      <w:ins w:id="10" w:author="Cox" w:date="2026-06-16T17:12:33Z">
        <w:r>
          <w:rPr>
            <w:rFonts w:hint="default"/>
            <w:lang w:val="en-US" w:eastAsia="zh-CN"/>
          </w:rPr>
          <w:t>xxxx</w:t>
        </w:r>
      </w:ins>
      <w:ins w:id="11" w:author="Cox" w:date="2026-06-16T17:12:34Z">
        <w:r>
          <w:rPr>
            <w:rFonts w:hint="default"/>
            <w:lang w:val="en-US" w:eastAsia="zh-CN"/>
          </w:rPr>
          <w:t>x</w:t>
        </w:r>
      </w:ins>
      <w:r>
        <w:rPr>
          <w:lang w:eastAsia="zh-CN"/>
        </w:rPr>
        <w:t>_____________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</w:t>
      </w:r>
      <w:ins w:id="12" w:author="Cox" w:date="2026-06-16T17:12:5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_____________________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</w:t>
      </w:r>
      <w:ins w:id="13" w:author="Cox" w:date="2026-06-16T17:12:5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yellow"/>
          <w:lang w:eastAsia="zh-CN"/>
        </w:rPr>
        <w:t>____________________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</w:t>
      </w:r>
      <w:ins w:id="14" w:author="Cox" w:date="2026-06-16T17:13:01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ins w:id="15" w:author="Cox" w:date="2026-06-16T17:13:0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</w:t>
      </w:r>
      <w:ins w:id="16" w:author="Cox" w:date="2026-06-16T17:13:0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 xml:space="preserve">__________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</w:t>
      </w:r>
      <w:ins w:id="17" w:author="Cox" w:date="2026-06-16T17:13:04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</w:t>
      </w:r>
      <w:ins w:id="18" w:author="Cox" w:date="2026-06-16T17:13:0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lang w:eastAsia="zh-CN"/>
        </w:rPr>
        <w:t>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根据《中华人民共和国民法典》及相关法律法规的规定，甲乙双方本着平等自愿、协商一致、诚实信用的原则，就甲方委托乙方提供咨询服务事宜，达成如下协议，以资共同遵守。</w:t>
      </w: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</w:t>
      </w:r>
      <w:ins w:id="19" w:author="Cox" w:date="2026-06-16T17:13:1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 w14:paraId="5BACCC3A">
      <w:pPr>
        <w:pStyle w:val="11"/>
        <w:rPr>
          <w:highlight w:val="yellow"/>
        </w:rPr>
      </w:pPr>
      <w:del w:id="20" w:author="湖畔的雨荷" w:date="2026-06-09T17:17:04Z">
        <w:r>
          <w:rPr>
            <w:highlight w:val="yellow"/>
          </w:rPr>
          <w:delText>（1）</w:delText>
        </w:r>
      </w:del>
      <w:r>
        <w:rPr>
          <w:highlight w:val="yellow"/>
        </w:rPr>
        <w:t>___________________</w:t>
      </w:r>
      <w:ins w:id="21" w:author="Cox" w:date="2026-06-16T17:13:1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</w:rPr>
        <w:t>_____________________________________；</w:t>
      </w:r>
    </w:p>
    <w:permEnd w:id="1"/>
    <w:p w14:paraId="204A3EE0">
      <w:pPr>
        <w:pStyle w:val="11"/>
        <w:rPr>
          <w:del w:id="22" w:author="湖畔的雨荷" w:date="2026-06-09T17:17:06Z"/>
          <w:highlight w:val="cyan"/>
        </w:rPr>
      </w:pPr>
      <w:del w:id="23" w:author="湖畔的雨荷" w:date="2026-06-09T17:17:06Z"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24" w:author="湖畔的雨荷" w:date="2026-06-09T17:17:06Z"/>
          <w:highlight w:val="cyan"/>
        </w:rPr>
      </w:pPr>
      <w:del w:id="25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26" w:author="湖畔的雨荷" w:date="2026-06-09T17:17:06Z"/>
          <w:highlight w:val="cyan"/>
        </w:rPr>
      </w:pPr>
      <w:del w:id="27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0D7F4385">
      <w:pPr>
        <w:pStyle w:val="11"/>
        <w:rPr>
          <w:lang w:eastAsia="zh-CN"/>
        </w:rPr>
      </w:pPr>
      <w:r>
        <w:rPr>
          <w:lang w:eastAsia="zh-CN"/>
        </w:rPr>
        <w:t>1.3 乙方应按照甲方的要求，完成咨询服务工作并提交符合本协议约定标准的咨询成果。</w:t>
      </w:r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</w:t>
      </w:r>
      <w:ins w:id="28" w:author="Cox" w:date="2026-06-16T17:13:2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29" w:author="Cox" w:date="2026-06-16T17:13:23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0" w:author="Cox" w:date="2026-06-16T17:13:25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___日起至__</w:t>
      </w:r>
      <w:ins w:id="31" w:author="Cox" w:date="2026-06-16T17:13:29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____年_</w:t>
      </w:r>
      <w:ins w:id="32" w:author="Cox" w:date="2026-06-16T17:13:3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___月_</w:t>
      </w:r>
      <w:ins w:id="33" w:author="Cox" w:date="2026-06-16T17:13:32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yellow"/>
          <w:lang w:eastAsia="zh-CN"/>
        </w:rPr>
        <w:t>___日止。如需延期，双方应另行签订补充协议。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</w:t>
      </w:r>
      <w:ins w:id="34" w:author="Cox" w:date="2026-06-16T17:13:36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__________________，联系方式_______</w:t>
      </w:r>
      <w:ins w:id="35" w:author="Cox" w:date="2026-06-16T17:13:37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_________________，负责本项目的全程服务与沟通协调。</w:t>
      </w:r>
    </w:p>
    <w:permEnd w:id="2"/>
    <w:p w14:paraId="0C5BA089">
      <w:pPr>
        <w:pStyle w:val="11"/>
        <w:rPr>
          <w:lang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</w:t>
      </w:r>
      <w:ins w:id="36" w:author="Cox" w:date="2026-06-18T07:42:15Z">
        <w:r>
          <w:rPr>
            <w:rFonts w:hint="default"/>
            <w:highlight w:val="cyan"/>
            <w:lang w:val="en-US" w:eastAsia="zh-CN"/>
          </w:rPr>
          <w:t>2</w:t>
        </w:r>
      </w:ins>
      <w:ins w:id="37" w:author="Cox" w:date="2026-06-18T07:42:16Z">
        <w:r>
          <w:rPr>
            <w:rFonts w:hint="default"/>
            <w:highlight w:val="cyan"/>
            <w:lang w:val="en-US" w:eastAsia="zh-CN"/>
          </w:rPr>
          <w:t>02</w:t>
        </w:r>
      </w:ins>
      <w:ins w:id="38" w:author="Cox" w:date="2026-06-18T07:42:17Z">
        <w:r>
          <w:rPr>
            <w:rFonts w:hint="default"/>
            <w:highlight w:val="cyan"/>
            <w:lang w:val="en-US" w:eastAsia="zh-CN"/>
          </w:rPr>
          <w:t>6</w:t>
        </w:r>
      </w:ins>
      <w:r>
        <w:rPr>
          <w:highlight w:val="cyan"/>
          <w:lang w:eastAsia="zh-CN"/>
        </w:rPr>
        <w:t>____年_</w:t>
      </w:r>
      <w:ins w:id="39" w:author="Cox" w:date="2026-06-18T07:42:22Z">
        <w:r>
          <w:rPr>
            <w:rFonts w:hint="default"/>
            <w:highlight w:val="cyan"/>
            <w:lang w:val="en-US" w:eastAsia="zh-CN"/>
          </w:rPr>
          <w:t>06</w:t>
        </w:r>
      </w:ins>
      <w:r>
        <w:rPr>
          <w:highlight w:val="cyan"/>
          <w:lang w:eastAsia="zh-CN"/>
        </w:rPr>
        <w:t>___月_</w:t>
      </w:r>
      <w:ins w:id="40" w:author="Cox" w:date="2026-06-18T07:42:28Z">
        <w:r>
          <w:rPr>
            <w:rFonts w:hint="default"/>
            <w:highlight w:val="cyan"/>
            <w:lang w:val="en-US" w:eastAsia="zh-CN"/>
          </w:rPr>
          <w:t>1</w:t>
        </w:r>
      </w:ins>
      <w:ins w:id="41" w:author="Cox" w:date="2026-06-18T07:42:26Z">
        <w:r>
          <w:rPr>
            <w:rFonts w:hint="default"/>
            <w:highlight w:val="cyan"/>
            <w:lang w:val="en-US" w:eastAsia="zh-CN"/>
          </w:rPr>
          <w:t>7</w:t>
        </w:r>
      </w:ins>
      <w:r>
        <w:rPr>
          <w:highlight w:val="cyan"/>
          <w:lang w:eastAsia="zh-CN"/>
        </w:rPr>
        <w:t>___日前向甲方提交正式的咨询成果报告（含纸质版_</w:t>
      </w:r>
      <w:del w:id="42" w:author="Cox" w:date="2026-06-18T07:42:31Z">
        <w:r>
          <w:rPr>
            <w:rFonts w:hint="default"/>
            <w:highlight w:val="cyan"/>
            <w:lang w:val="en-US" w:eastAsia="zh-CN"/>
          </w:rPr>
          <w:delText>_</w:delText>
        </w:r>
      </w:del>
      <w:ins w:id="43" w:author="Cox" w:date="2026-06-18T07:42:31Z">
        <w:r>
          <w:rPr>
            <w:rFonts w:hint="default"/>
            <w:highlight w:val="cyan"/>
            <w:lang w:val="en-US" w:eastAsia="zh-CN"/>
          </w:rPr>
          <w:t>3</w:t>
        </w:r>
      </w:ins>
      <w:r>
        <w:rPr>
          <w:highlight w:val="cyan"/>
          <w:lang w:eastAsia="zh-CN"/>
        </w:rPr>
        <w:t>__份、电子版__</w:t>
      </w:r>
      <w:ins w:id="44" w:author="Cox" w:date="2026-06-18T07:42:40Z">
        <w:r>
          <w:rPr>
            <w:rFonts w:hint="default"/>
            <w:highlight w:val="cyan"/>
            <w:lang w:val="en-US" w:eastAsia="zh-CN"/>
          </w:rPr>
          <w:t>1</w:t>
        </w:r>
      </w:ins>
      <w:r>
        <w:rPr>
          <w:highlight w:val="cyan"/>
          <w:lang w:eastAsia="zh-CN"/>
        </w:rPr>
        <w:t>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</w:t>
      </w:r>
      <w:ins w:id="45" w:author="Cox" w:date="2026-06-16T17:13:40Z">
        <w:r>
          <w:rPr>
            <w:rFonts w:hint="eastAsia"/>
            <w:highlight w:val="yellow"/>
            <w:lang w:eastAsia="zh-CN"/>
          </w:rPr>
          <w:t>不告诉你</w:t>
        </w:r>
      </w:ins>
      <w:r>
        <w:rPr>
          <w:highlight w:val="cyan"/>
          <w:lang w:eastAsia="zh-CN"/>
        </w:rPr>
        <w:t>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SimSun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5"/>
          <w:bCs/>
          <w:color w:val="000000"/>
          <w:szCs w:val="24"/>
          <w:highlight w:val="cyan"/>
          <w:lang w:eastAsia="zh-CN"/>
        </w:rPr>
        <w:t>，计费单位：</w:t>
      </w:r>
      <w:r>
        <w:rPr>
          <w:color w:val="000000"/>
          <w:szCs w:val="24"/>
          <w:highlight w:val="cyan"/>
          <w:lang w:eastAsia="zh-CN"/>
        </w:rPr>
        <w:t>，单价：__________元。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（1）预付款：协议生效后____个工作日内，甲方向乙方支付总费用的______%作为预付款，即人民币______元；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</w:t>
      </w:r>
      <w:ins w:id="46" w:author="Cox" w:date="2026-06-18T07:42:59Z">
        <w:r>
          <w:rPr>
            <w:rFonts w:hint="eastAsia"/>
            <w:highlight w:val="yellow"/>
            <w:lang w:eastAsia="zh-CN"/>
          </w:rPr>
          <w:t>不</w:t>
        </w:r>
      </w:ins>
      <w:ins w:id="47" w:author="Cox" w:date="2026-06-18T07:43:01Z">
        <w:r>
          <w:rPr>
            <w:rFonts w:hint="eastAsia"/>
            <w:highlight w:val="yellow"/>
            <w:lang w:eastAsia="zh-CN"/>
          </w:rPr>
          <w:t>告诉你</w:t>
        </w:r>
      </w:ins>
      <w:r>
        <w:rPr>
          <w:highlight w:val="yellow"/>
          <w:lang w:eastAsia="zh-CN"/>
        </w:rPr>
        <w:t>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</w:t>
      </w:r>
      <w:ins w:id="48" w:author="Cox" w:date="2026-06-18T07:43:08Z">
        <w:r>
          <w:rPr>
            <w:rFonts w:hint="eastAsia"/>
            <w:highlight w:val="yellow"/>
            <w:lang w:eastAsia="zh-CN"/>
          </w:rPr>
          <w:t>不告诉</w:t>
        </w:r>
      </w:ins>
      <w:ins w:id="49" w:author="Cox" w:date="2026-06-18T07:43:09Z">
        <w:r>
          <w:rPr>
            <w:rFonts w:hint="eastAsia"/>
            <w:highlight w:val="yellow"/>
            <w:lang w:eastAsia="zh-CN"/>
          </w:rPr>
          <w:t>你</w:t>
        </w:r>
      </w:ins>
      <w:r>
        <w:rPr>
          <w:highlight w:val="yellow"/>
          <w:lang w:eastAsia="zh-CN"/>
        </w:rPr>
        <w:t>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</w:t>
      </w:r>
      <w:bookmarkStart w:id="1" w:name="_GoBack"/>
      <w:bookmarkEnd w:id="1"/>
      <w:r>
        <w:rPr>
          <w:lang w:eastAsia="zh-CN"/>
        </w:rPr>
        <w:t>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highlight w:val="yellow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highlight w:val="yellow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highlight w:val="yellow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ox">
    <w15:presenceInfo w15:providerId="WPS Office" w15:userId="5697735625"/>
  </w15:person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trackRevisions w:val="1"/>
  <w:documentProtection w:edit="readOnly" w:enforcement="1" w:cryptProviderType="rsaFull" w:cryptAlgorithmClass="hash" w:cryptAlgorithmType="typeAny" w:cryptAlgorithmSid="4" w:cryptSpinCount="0" w:hash="x+eFNTv27NRH+7g9i0X8Y1JuV9o=" w:salt="tPcajtHb6RKlgvDj8NY3bA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77B4D15"/>
    <w:rsid w:val="1EB62BD3"/>
    <w:rsid w:val="1EFBA7C0"/>
    <w:rsid w:val="2D3F8C9F"/>
    <w:rsid w:val="32B67D02"/>
    <w:rsid w:val="357D6673"/>
    <w:rsid w:val="387F30E4"/>
    <w:rsid w:val="3F5F3C48"/>
    <w:rsid w:val="3FFB9FFE"/>
    <w:rsid w:val="5CFDC671"/>
    <w:rsid w:val="5DEB7455"/>
    <w:rsid w:val="626E060D"/>
    <w:rsid w:val="67DE26EC"/>
    <w:rsid w:val="7BDBB28F"/>
    <w:rsid w:val="7E3CF5F3"/>
    <w:rsid w:val="7ECF1D9A"/>
    <w:rsid w:val="7FA7E178"/>
    <w:rsid w:val="7FC7270C"/>
    <w:rsid w:val="8FFF4A2A"/>
    <w:rsid w:val="AEFF6DA5"/>
    <w:rsid w:val="BF51E9E0"/>
    <w:rsid w:val="BFBF7231"/>
    <w:rsid w:val="EEC7D293"/>
    <w:rsid w:val="F3FCAE03"/>
    <w:rsid w:val="F76764C5"/>
    <w:rsid w:val="F85D4D4A"/>
    <w:rsid w:val="FC8FD888"/>
    <w:rsid w:val="FD6DA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character" w:styleId="5">
    <w:name w:val="Strong"/>
    <w:basedOn w:val="2"/>
    <w:qFormat/>
    <w:uiPriority w:val="22"/>
    <w:rPr>
      <w:b/>
    </w:rPr>
  </w:style>
  <w:style w:type="table" w:styleId="6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SimHei" w:hAnsi="SimHei" w:eastAsia="SimHei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SimHei" w:hAnsi="SimHei" w:eastAsia="SimHei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SimHei" w:hAnsi="SimHei" w:eastAsia="SimHei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SimSun" w:hAnsi="SimSun" w:eastAsia="SimSun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SimSun" w:hAnsi="SimSun" w:eastAsia="SimSun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2"/>
    <w:link w:val="4"/>
    <w:semiHidden/>
    <w:qFormat/>
    <w:uiPriority w:val="99"/>
    <w:rPr>
      <w:rFonts w:ascii="SimSun" w:hAnsi="SimSun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10</Pages>
  <Words>3667</Words>
  <Characters>4708</Characters>
  <Lines>35</Lines>
  <Paragraphs>9</Paragraphs>
  <TotalTime>6</TotalTime>
  <ScaleCrop>false</ScaleCrop>
  <LinksUpToDate>false</LinksUpToDate>
  <CharactersWithSpaces>4827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2026-03-03T01:47:00Z</dcterms:created>
  <dc:creator>Pan, Dennis</dc:creator>
  <cp:lastModifiedBy>Cox</cp:lastModifiedBy>
  <dcterms:modified xsi:type="dcterms:W3CDTF">2026-06-18T07:43:10Z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1033-12.1.2.26885</vt:lpwstr>
  </property>
  <property fmtid="{D5CDD505-2E9C-101B-9397-08002B2CF9AE}" pid="3" name="ICV">
    <vt:lpwstr>A216367197E940798F7D448E9E9F82AE_13</vt:lpwstr>
  </property>
</Properties>
</file>
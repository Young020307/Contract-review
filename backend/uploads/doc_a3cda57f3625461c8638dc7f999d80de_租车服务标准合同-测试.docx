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lang w:eastAsia="zh-CN"/>
        </w:rPr>
      </w:pPr>
      <w:r>
        <w:rPr>
          <w:lang w:eastAsia="zh-CN"/>
        </w:rPr>
        <w:t>汽车租赁合同</w:t>
      </w:r>
    </w:p>
    <w:p w14:paraId="0F3BCB9F">
      <w:pPr>
        <w:rPr>
          <w:highlight w:val="yellow"/>
          <w:lang w:eastAsia="zh-CN"/>
        </w:rPr>
      </w:pPr>
    </w:p>
    <w:p w14:paraId="4DAC7612">
      <w:pPr>
        <w:pStyle w:val="9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甲方（出租方）：____________________________________</w:t>
      </w:r>
    </w:p>
    <w:p w14:paraId="600922C4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15EB1983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1CDD9E2D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1B295A0C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6AF51BDC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 w14:paraId="303FE4FE">
      <w:pPr>
        <w:rPr>
          <w:highlight w:val="yellow"/>
          <w:lang w:eastAsia="zh-CN"/>
        </w:rPr>
      </w:pPr>
    </w:p>
    <w:p w14:paraId="7A749947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乙方（承租方）：____________________________________</w:t>
      </w:r>
    </w:p>
    <w:p w14:paraId="0335586D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2A55D4E7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630F54DB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530F21A3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24E280BD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ermEnd w:id="0"/>
    <w:p w14:paraId="29287B23">
      <w:pPr>
        <w:rPr>
          <w:lang w:eastAsia="zh-CN"/>
        </w:rPr>
      </w:pPr>
    </w:p>
    <w:p w14:paraId="54AC5397">
      <w:pPr>
        <w:pStyle w:val="9"/>
        <w:rPr>
          <w:lang w:eastAsia="zh-CN"/>
        </w:rPr>
      </w:pPr>
      <w:r>
        <w:rPr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lang w:eastAsia="zh-CN"/>
        </w:rPr>
      </w:pPr>
      <w:r>
        <w:rPr>
          <w:lang w:eastAsia="zh-CN"/>
        </w:rPr>
        <w:t>第一条  租赁标的</w:t>
      </w:r>
    </w:p>
    <w:p w14:paraId="6F27C326">
      <w:pPr>
        <w:pStyle w:val="9"/>
        <w:rPr>
          <w:lang w:eastAsia="zh-CN"/>
        </w:rPr>
      </w:pPr>
      <w:r>
        <w:rPr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lang w:eastAsia="zh-CN"/>
        </w:rPr>
      </w:pPr>
      <w:permStart w:id="1" w:edGrp="everyone"/>
      <w:r>
        <w:rPr>
          <w:color w:val="000000"/>
          <w:szCs w:val="24"/>
          <w:highlight w:val="cyan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yellow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车辆状况：__________</w:t>
      </w:r>
    </w:p>
    <w:permEnd w:id="1"/>
    <w:p w14:paraId="57556199">
      <w:pPr>
        <w:spacing w:after="0" w:line="360" w:lineRule="atLeast"/>
        <w:rPr>
          <w:color w:val="000000"/>
          <w:szCs w:val="24"/>
          <w:lang w:eastAsia="zh-CN"/>
        </w:rPr>
      </w:pPr>
    </w:p>
    <w:p w14:paraId="4D2D871A">
      <w:pPr>
        <w:pStyle w:val="9"/>
        <w:rPr>
          <w:lang w:eastAsia="zh-CN"/>
        </w:rPr>
      </w:pPr>
      <w:r>
        <w:rPr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lang w:eastAsia="zh-CN"/>
        </w:rPr>
      </w:pPr>
      <w:r>
        <w:rPr>
          <w:lang w:eastAsia="zh-CN"/>
        </w:rPr>
        <w:t>第二条  租赁期限及用途</w:t>
      </w:r>
    </w:p>
    <w:p w14:paraId="27161E30">
      <w:pPr>
        <w:pStyle w:val="9"/>
        <w:rPr>
          <w:lang w:eastAsia="zh-CN"/>
        </w:rPr>
      </w:pPr>
      <w:permStart w:id="2" w:edGrp="everyone"/>
      <w:r>
        <w:rPr>
          <w:highlight w:val="yellow"/>
          <w:lang w:eastAsia="zh-CN"/>
        </w:rPr>
        <w:t>2.1 租赁期限自______年____月____日起至______年____月____日止，共计____个月。</w:t>
      </w:r>
      <w:r>
        <w:rPr>
          <w:lang w:eastAsia="zh-CN"/>
        </w:rPr>
        <w:t>租赁期满，乙方如需续租，应提前15日书面通知甲方，经甲方同意后，双方另行签订租赁合同。</w:t>
      </w:r>
    </w:p>
    <w:p w14:paraId="6DBC0385">
      <w:pPr>
        <w:pStyle w:val="9"/>
        <w:rPr>
          <w:lang w:eastAsia="zh-CN"/>
        </w:rPr>
      </w:pPr>
      <w:r>
        <w:rPr>
          <w:highlight w:val="cyan"/>
          <w:lang w:eastAsia="zh-CN"/>
        </w:rPr>
        <w:t>2.2 乙方租赁车辆的用途为</w:t>
      </w:r>
      <w:sdt>
        <w:sdtPr>
          <w:rPr>
            <w:b/>
            <w:bCs/>
            <w:highlight w:val="cyan"/>
            <w:lang w:eastAsia="zh-CN"/>
          </w:rPr>
          <w:id w:val="1221324454"/>
          <w:placeholder>
            <w:docPart w:val="DefaultPlaceholder_-1854013438"/>
          </w:placeholder>
          <w:showingPlcHdr/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cyan"/>
            <w:lang w:eastAsia="zh-CN"/>
          </w:rPr>
        </w:sdtEndPr>
        <w:sdtContent>
          <w:ins w:id="0" w:author="Wang, Rita" w:date="2026-06-09T16:39:00Z">
            <w:r>
              <w:rPr>
                <w:rStyle w:val="15"/>
                <w:rFonts w:hint="eastAsia"/>
                <w:b/>
                <w:bCs/>
                <w:lang w:eastAsia="zh-CN"/>
              </w:rPr>
              <w:t>选择一项。</w:t>
            </w:r>
          </w:ins>
        </w:sdtContent>
      </w:sdt>
      <w:r>
        <w:rPr>
          <w:highlight w:val="cyan"/>
          <w:lang w:eastAsia="zh-CN"/>
        </w:rPr>
        <w:t>（仅限</w:t>
      </w:r>
      <w:del w:id="1" w:author="湖畔的雨荷" w:date="2026-06-09T17:03:20Z">
        <w:r>
          <w:rPr>
            <w:highlight w:val="cyan"/>
            <w:lang w:eastAsia="zh-CN"/>
          </w:rPr>
          <w:delText>合法经营、</w:delText>
        </w:r>
      </w:del>
      <w:r>
        <w:rPr>
          <w:highlight w:val="cyan"/>
          <w:lang w:eastAsia="zh-CN"/>
        </w:rPr>
        <w:t>办公、业务展业等非营运用途），不得将车辆用于营利性营运、违法犯罪活动及其他违反法律法规的用途。</w:t>
      </w:r>
    </w:p>
    <w:p w14:paraId="51046974">
      <w:pPr>
        <w:pStyle w:val="9"/>
        <w:rPr>
          <w:lang w:eastAsia="zh-CN"/>
        </w:rPr>
      </w:pPr>
      <w:r>
        <w:rPr>
          <w:highlight w:val="cyan"/>
          <w:lang w:eastAsia="zh-CN"/>
        </w:rPr>
        <w:t>2.3 车辆使用范围：________________________，如需超出约定范围使用，应事先征得甲方书面同意。</w:t>
      </w:r>
    </w:p>
    <w:permEnd w:id="2"/>
    <w:p w14:paraId="31397B9E">
      <w:pPr>
        <w:pStyle w:val="7"/>
        <w:rPr>
          <w:lang w:eastAsia="zh-CN"/>
        </w:rPr>
      </w:pPr>
      <w:r>
        <w:rPr>
          <w:lang w:eastAsia="zh-CN"/>
        </w:rPr>
        <w:t>第三条  租金及支付方式</w:t>
      </w:r>
    </w:p>
    <w:p w14:paraId="74DA1D1C">
      <w:pPr>
        <w:pStyle w:val="9"/>
        <w:rPr>
          <w:lang w:eastAsia="zh-CN"/>
        </w:rPr>
      </w:pPr>
      <w:permStart w:id="3" w:edGrp="everyone"/>
      <w:r>
        <w:rPr>
          <w:highlight w:val="yellow"/>
          <w:lang w:eastAsia="zh-CN"/>
        </w:rPr>
        <w:t>3.1 本合同项下车辆月租金为人民币______元（大写：____________元整）</w:t>
      </w:r>
      <w:r>
        <w:rPr>
          <w:lang w:eastAsia="zh-CN"/>
        </w:rPr>
        <w:t>。</w:t>
      </w:r>
      <w:permEnd w:id="3"/>
      <w:r>
        <w:rPr>
          <w:lang w:eastAsia="zh-CN"/>
        </w:rPr>
        <w:t>租金不包含燃油费、停车费、过路过桥费、违章罚款等费用。</w:t>
      </w:r>
    </w:p>
    <w:p w14:paraId="5C9187AB">
      <w:pPr>
        <w:pStyle w:val="9"/>
        <w:rPr>
          <w:lang w:eastAsia="zh-CN"/>
        </w:rPr>
      </w:pPr>
      <w:r>
        <w:rPr>
          <w:lang w:eastAsia="zh-CN"/>
        </w:rPr>
        <w:t>3.2 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lang w:eastAsia="zh-CN"/>
          </w:rPr>
        </w:sdtEndPr>
        <w:sdtContent>
          <w:r>
            <w:rPr>
              <w:b/>
              <w:bCs/>
              <w:lang w:eastAsia="zh-CN"/>
            </w:rPr>
            <w:t>按月支付</w:t>
          </w:r>
        </w:sdtContent>
      </w:sdt>
      <w:r>
        <w:rPr>
          <w:lang w:eastAsia="zh-CN"/>
        </w:rPr>
        <w:t>乙方应于每期租金到期前5日内支付下期租金。</w:t>
      </w:r>
    </w:p>
    <w:p w14:paraId="40B7BB50">
      <w:pPr>
        <w:pStyle w:val="9"/>
        <w:rPr>
          <w:lang w:eastAsia="zh-CN"/>
        </w:rPr>
      </w:pPr>
      <w:r>
        <w:rPr>
          <w:lang w:eastAsia="zh-CN"/>
        </w:rPr>
        <w:t>3.3 甲方应在乙方支付租金前提供合法有效的增值税专用发票，增值税税率6%，乙方在收到发票后5个工作日内支付租金。</w:t>
      </w:r>
    </w:p>
    <w:p w14:paraId="10A8C60E">
      <w:pPr>
        <w:pStyle w:val="9"/>
        <w:rPr>
          <w:lang w:eastAsia="zh-CN"/>
        </w:rPr>
      </w:pPr>
      <w:r>
        <w:rPr>
          <w:lang w:eastAsia="zh-CN"/>
        </w:rPr>
        <w:t>3.4 甲方收款信息：</w:t>
      </w:r>
    </w:p>
    <w:p w14:paraId="44AD17CC">
      <w:pPr>
        <w:pStyle w:val="10"/>
        <w:rPr>
          <w:highlight w:val="yellow"/>
          <w:lang w:eastAsia="zh-CN"/>
        </w:rPr>
      </w:pPr>
      <w:permStart w:id="4" w:edGrp="everyone"/>
      <w:r>
        <w:rPr>
          <w:highlight w:val="yellow"/>
          <w:lang w:eastAsia="zh-CN"/>
        </w:rPr>
        <w:t>开户名称：____________________________________</w:t>
      </w:r>
    </w:p>
    <w:p w14:paraId="4745D0BF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开户银行：____________________________________</w:t>
      </w:r>
    </w:p>
    <w:p w14:paraId="51FBEBF3">
      <w:pPr>
        <w:pStyle w:val="10"/>
        <w:rPr>
          <w:lang w:eastAsia="zh-CN"/>
        </w:rPr>
      </w:pPr>
      <w:r>
        <w:rPr>
          <w:highlight w:val="yellow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lang w:eastAsia="zh-CN"/>
        </w:rPr>
      </w:pPr>
      <w:r>
        <w:rPr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lang w:eastAsia="zh-CN"/>
        </w:rPr>
      </w:pPr>
      <w:r>
        <w:rPr>
          <w:lang w:eastAsia="zh-CN"/>
        </w:rPr>
        <w:t>第四条  相关费用承担</w:t>
      </w:r>
    </w:p>
    <w:p w14:paraId="0E871744">
      <w:pPr>
        <w:pStyle w:val="9"/>
        <w:rPr>
          <w:lang w:eastAsia="zh-CN"/>
        </w:rPr>
      </w:pPr>
      <w:r>
        <w:rPr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lang w:eastAsia="zh-CN"/>
        </w:rPr>
      </w:pPr>
      <w:r>
        <w:rPr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lang w:eastAsia="zh-CN"/>
        </w:rPr>
      </w:pPr>
      <w:r>
        <w:rPr>
          <w:lang w:eastAsia="zh-CN"/>
        </w:rPr>
        <w:t>第五条  甲方的权利和义务</w:t>
      </w:r>
    </w:p>
    <w:p w14:paraId="6D265DBA">
      <w:pPr>
        <w:pStyle w:val="9"/>
        <w:rPr>
          <w:lang w:eastAsia="zh-CN"/>
        </w:rPr>
      </w:pPr>
      <w:r>
        <w:rPr>
          <w:lang w:eastAsia="zh-CN"/>
        </w:rPr>
        <w:t>5.1 甲方权利：</w:t>
      </w:r>
    </w:p>
    <w:p w14:paraId="6EA74D4A">
      <w:pPr>
        <w:pStyle w:val="10"/>
        <w:rPr>
          <w:lang w:eastAsia="zh-CN"/>
        </w:rPr>
      </w:pPr>
      <w:r>
        <w:rPr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lang w:eastAsia="zh-CN"/>
        </w:rPr>
      </w:pPr>
      <w:r>
        <w:rPr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lang w:eastAsia="zh-CN"/>
        </w:rPr>
      </w:pPr>
      <w:r>
        <w:rPr>
          <w:lang w:eastAsia="zh-CN"/>
        </w:rPr>
        <w:t>（3）按照合同约定收取租金及其他相关费用。</w:t>
      </w:r>
    </w:p>
    <w:p w14:paraId="5B00A769">
      <w:pPr>
        <w:pStyle w:val="9"/>
        <w:rPr>
          <w:lang w:eastAsia="zh-CN"/>
        </w:rPr>
      </w:pPr>
      <w:r>
        <w:rPr>
          <w:lang w:eastAsia="zh-CN"/>
        </w:rPr>
        <w:t>5.2 甲方义务：</w:t>
      </w:r>
    </w:p>
    <w:p w14:paraId="26C4EED5">
      <w:pPr>
        <w:pStyle w:val="10"/>
        <w:rPr>
          <w:lang w:eastAsia="zh-CN"/>
        </w:rPr>
      </w:pPr>
      <w:r>
        <w:rPr>
          <w:lang w:eastAsia="zh-CN"/>
        </w:rPr>
        <w:t>（1）按合同约定提供合格车辆及相关有效证件；</w:t>
      </w:r>
    </w:p>
    <w:p w14:paraId="1A51ECEF">
      <w:pPr>
        <w:pStyle w:val="10"/>
        <w:rPr>
          <w:lang w:eastAsia="zh-CN"/>
        </w:rPr>
      </w:pPr>
      <w:r>
        <w:rPr>
          <w:lang w:eastAsia="zh-CN"/>
        </w:rPr>
        <w:t>（2）负责车辆的正常保养、年检和保险投保；</w:t>
      </w:r>
    </w:p>
    <w:p w14:paraId="225E9A7C">
      <w:pPr>
        <w:pStyle w:val="10"/>
        <w:rPr>
          <w:lang w:eastAsia="zh-CN"/>
        </w:rPr>
      </w:pPr>
      <w:r>
        <w:rPr>
          <w:lang w:eastAsia="zh-CN"/>
        </w:rPr>
        <w:t>（3）提供50公里范围内的车辆抛锚急救服务；</w:t>
      </w:r>
    </w:p>
    <w:p w14:paraId="1D4D5057">
      <w:pPr>
        <w:pStyle w:val="10"/>
        <w:rPr>
          <w:lang w:eastAsia="zh-CN"/>
        </w:rPr>
      </w:pPr>
      <w:r>
        <w:rPr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lang w:eastAsia="zh-CN"/>
        </w:rPr>
      </w:pPr>
      <w:r>
        <w:rPr>
          <w:lang w:eastAsia="zh-CN"/>
        </w:rPr>
        <w:t>（5）协助乙方处理交通事故的保险索赔事宜。</w:t>
      </w:r>
    </w:p>
    <w:p w14:paraId="2275AE46">
      <w:pPr>
        <w:pStyle w:val="7"/>
        <w:rPr>
          <w:lang w:eastAsia="zh-CN"/>
        </w:rPr>
      </w:pPr>
      <w:r>
        <w:rPr>
          <w:lang w:eastAsia="zh-CN"/>
        </w:rPr>
        <w:t>第六条  乙方的权利和义务</w:t>
      </w:r>
    </w:p>
    <w:p w14:paraId="6313C0C0">
      <w:pPr>
        <w:pStyle w:val="9"/>
        <w:rPr>
          <w:lang w:eastAsia="zh-CN"/>
        </w:rPr>
      </w:pPr>
      <w:r>
        <w:rPr>
          <w:lang w:eastAsia="zh-CN"/>
        </w:rPr>
        <w:t>6.1 乙方权利：</w:t>
      </w:r>
    </w:p>
    <w:p w14:paraId="6BEB7847">
      <w:pPr>
        <w:pStyle w:val="10"/>
        <w:rPr>
          <w:lang w:eastAsia="zh-CN"/>
        </w:rPr>
      </w:pPr>
      <w:r>
        <w:rPr>
          <w:lang w:eastAsia="zh-CN"/>
        </w:rPr>
        <w:t>（1）在租赁期内享有车辆的合法使用权；</w:t>
      </w:r>
    </w:p>
    <w:p w14:paraId="6ECD9D88">
      <w:pPr>
        <w:pStyle w:val="10"/>
        <w:rPr>
          <w:lang w:eastAsia="zh-CN"/>
        </w:rPr>
      </w:pPr>
      <w:r>
        <w:rPr>
          <w:lang w:eastAsia="zh-CN"/>
        </w:rPr>
        <w:t>（2）租赁期满，在同等条件下享有优先承租权；</w:t>
      </w:r>
    </w:p>
    <w:p w14:paraId="743CC059">
      <w:pPr>
        <w:pStyle w:val="10"/>
        <w:rPr>
          <w:lang w:eastAsia="zh-CN"/>
        </w:rPr>
      </w:pPr>
      <w:r>
        <w:rPr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lang w:eastAsia="zh-CN"/>
        </w:rPr>
      </w:pPr>
      <w:r>
        <w:rPr>
          <w:lang w:eastAsia="zh-CN"/>
        </w:rPr>
        <w:t>6.2 乙方义务：</w:t>
      </w:r>
    </w:p>
    <w:p w14:paraId="0E9214C8">
      <w:pPr>
        <w:pStyle w:val="10"/>
        <w:rPr>
          <w:lang w:eastAsia="zh-CN"/>
        </w:rPr>
      </w:pPr>
      <w:r>
        <w:rPr>
          <w:lang w:eastAsia="zh-CN"/>
        </w:rPr>
        <w:t>（1）按合同约定及时足额支付租金及其他相关费用；</w:t>
      </w:r>
    </w:p>
    <w:p w14:paraId="0DA2CA19">
      <w:pPr>
        <w:pStyle w:val="10"/>
        <w:rPr>
          <w:lang w:eastAsia="zh-CN"/>
        </w:rPr>
      </w:pPr>
      <w:r>
        <w:rPr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lang w:eastAsia="zh-CN"/>
        </w:rPr>
      </w:pPr>
      <w:r>
        <w:rPr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lang w:eastAsia="zh-CN"/>
        </w:rPr>
      </w:pPr>
      <w:r>
        <w:rPr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lang w:eastAsia="zh-CN"/>
        </w:rPr>
      </w:pPr>
      <w:r>
        <w:rPr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lang w:eastAsia="zh-CN"/>
        </w:rPr>
      </w:pPr>
      <w:r>
        <w:rPr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lang w:eastAsia="zh-CN"/>
        </w:rPr>
      </w:pPr>
      <w:r>
        <w:rPr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lang w:eastAsia="zh-CN"/>
        </w:rPr>
      </w:pPr>
      <w:r>
        <w:rPr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lang w:eastAsia="zh-CN"/>
        </w:rPr>
      </w:pPr>
      <w:r>
        <w:rPr>
          <w:lang w:eastAsia="zh-CN"/>
        </w:rPr>
        <w:t>第七条  车辆维修与保养</w:t>
      </w:r>
    </w:p>
    <w:p w14:paraId="646221F0">
      <w:pPr>
        <w:pStyle w:val="9"/>
        <w:rPr>
          <w:lang w:eastAsia="zh-CN"/>
        </w:rPr>
      </w:pPr>
      <w:r>
        <w:rPr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lang w:eastAsia="zh-CN"/>
        </w:rPr>
      </w:pPr>
      <w:r>
        <w:rPr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lang w:eastAsia="zh-CN"/>
        </w:rPr>
      </w:pPr>
      <w:r>
        <w:rPr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lang w:eastAsia="zh-CN"/>
        </w:rPr>
      </w:pPr>
      <w:r>
        <w:rPr>
          <w:lang w:eastAsia="zh-CN"/>
        </w:rPr>
        <w:t>第八条  交通事故与保险索赔</w:t>
      </w:r>
    </w:p>
    <w:p w14:paraId="2CEDCD8A">
      <w:pPr>
        <w:pStyle w:val="9"/>
        <w:rPr>
          <w:lang w:eastAsia="zh-CN"/>
        </w:rPr>
      </w:pPr>
      <w:r>
        <w:rPr>
          <w:lang w:eastAsia="zh-CN"/>
        </w:rPr>
        <w:t>8.1 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lang w:eastAsia="zh-CN"/>
        </w:rPr>
      </w:pPr>
      <w:r>
        <w:rPr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lang w:eastAsia="zh-CN"/>
        </w:rPr>
      </w:pPr>
      <w:r>
        <w:rPr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lang w:eastAsia="zh-CN"/>
        </w:rPr>
      </w:pPr>
      <w:r>
        <w:rPr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lang w:eastAsia="zh-CN"/>
        </w:rPr>
      </w:pPr>
      <w:r>
        <w:rPr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lang w:eastAsia="zh-CN"/>
        </w:rPr>
      </w:pPr>
      <w:r>
        <w:rPr>
          <w:lang w:eastAsia="zh-CN"/>
        </w:rPr>
        <w:t>第九条  车辆交还与验收</w:t>
      </w:r>
    </w:p>
    <w:p w14:paraId="44635360">
      <w:pPr>
        <w:pStyle w:val="9"/>
        <w:rPr>
          <w:lang w:eastAsia="zh-CN"/>
        </w:rPr>
      </w:pPr>
      <w:r>
        <w:rPr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14:paraId="484CDD80">
      <w:pPr>
        <w:pStyle w:val="9"/>
        <w:rPr>
          <w:lang w:eastAsia="zh-CN"/>
        </w:rPr>
      </w:pPr>
      <w:r>
        <w:rPr>
          <w:lang w:eastAsia="zh-CN"/>
        </w:rPr>
        <w:t>9.2 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14:paraId="4592D931">
      <w:pPr>
        <w:pStyle w:val="9"/>
        <w:rPr>
          <w:lang w:eastAsia="zh-CN"/>
        </w:rPr>
      </w:pPr>
      <w:r>
        <w:rPr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lang w:eastAsia="zh-CN"/>
        </w:rPr>
      </w:pPr>
      <w:r>
        <w:rPr>
          <w:lang w:eastAsia="zh-CN"/>
        </w:rPr>
        <w:t>9.4 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，日租金标准为月租金÷3</w:t>
      </w:r>
      <w:r>
        <w:rPr>
          <w:lang w:eastAsia="zh-CN"/>
        </w:rPr>
        <w:t>0。</w:t>
      </w:r>
    </w:p>
    <w:p w14:paraId="3F39350D">
      <w:pPr>
        <w:pStyle w:val="7"/>
        <w:rPr>
          <w:lang w:eastAsia="zh-CN"/>
        </w:rPr>
      </w:pPr>
      <w:r>
        <w:rPr>
          <w:lang w:eastAsia="zh-CN"/>
        </w:rPr>
        <w:t>第十条  合同的变更、解除与终止</w:t>
      </w:r>
    </w:p>
    <w:p w14:paraId="682277B8">
      <w:pPr>
        <w:pStyle w:val="9"/>
        <w:rPr>
          <w:lang w:eastAsia="zh-CN"/>
        </w:rPr>
      </w:pPr>
      <w:r>
        <w:rPr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lang w:eastAsia="zh-CN"/>
        </w:rPr>
      </w:pPr>
      <w:r>
        <w:rPr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lang w:eastAsia="zh-CN"/>
        </w:rPr>
      </w:pPr>
      <w:r>
        <w:rPr>
          <w:lang w:eastAsia="zh-CN"/>
        </w:rPr>
        <w:t>（1）逾期支付租金超过10日的；</w:t>
      </w:r>
    </w:p>
    <w:p w14:paraId="239D400D">
      <w:pPr>
        <w:pStyle w:val="10"/>
        <w:rPr>
          <w:lang w:eastAsia="zh-CN"/>
        </w:rPr>
      </w:pPr>
      <w:r>
        <w:rPr>
          <w:lang w:eastAsia="zh-CN"/>
        </w:rPr>
        <w:t>（2）擅自转借、转租、抵押、质押租赁车辆的；</w:t>
      </w:r>
    </w:p>
    <w:p w14:paraId="6E9925A3">
      <w:pPr>
        <w:pStyle w:val="10"/>
        <w:rPr>
          <w:lang w:eastAsia="zh-CN"/>
        </w:rPr>
      </w:pPr>
      <w:r>
        <w:rPr>
          <w:lang w:eastAsia="zh-CN"/>
        </w:rPr>
        <w:t>（3）利用租赁车辆从事违法犯罪活动的；</w:t>
      </w:r>
    </w:p>
    <w:p w14:paraId="63DFD52B">
      <w:pPr>
        <w:pStyle w:val="10"/>
        <w:rPr>
          <w:lang w:eastAsia="zh-CN"/>
        </w:rPr>
      </w:pPr>
      <w:r>
        <w:rPr>
          <w:lang w:eastAsia="zh-CN"/>
        </w:rPr>
        <w:t>（4）擅自改装、拆卸车辆部件的；</w:t>
      </w:r>
    </w:p>
    <w:p w14:paraId="072E3F05">
      <w:pPr>
        <w:pStyle w:val="10"/>
        <w:rPr>
          <w:lang w:eastAsia="zh-CN"/>
        </w:rPr>
      </w:pPr>
      <w:r>
        <w:rPr>
          <w:lang w:eastAsia="zh-CN"/>
        </w:rPr>
        <w:t>（5）车辆发生重大损坏，乙方拒绝赔偿的；</w:t>
      </w:r>
    </w:p>
    <w:p w14:paraId="1CC36DED">
      <w:pPr>
        <w:pStyle w:val="10"/>
        <w:rPr>
          <w:lang w:eastAsia="zh-CN"/>
        </w:rPr>
      </w:pPr>
      <w:r>
        <w:rPr>
          <w:lang w:eastAsia="zh-CN"/>
        </w:rPr>
        <w:t>（6）其他严重违反合同约定的行为。</w:t>
      </w:r>
    </w:p>
    <w:p w14:paraId="3A6A9461">
      <w:pPr>
        <w:pStyle w:val="9"/>
        <w:rPr>
          <w:lang w:eastAsia="zh-CN"/>
        </w:rPr>
      </w:pPr>
      <w:r>
        <w:rPr>
          <w:lang w:eastAsia="zh-CN"/>
        </w:rPr>
        <w:t>10.3 甲方有下列情形之一的，乙方有权单方解除合同：</w:t>
      </w:r>
    </w:p>
    <w:p w14:paraId="095BF198">
      <w:pPr>
        <w:pStyle w:val="10"/>
        <w:rPr>
          <w:lang w:eastAsia="zh-CN"/>
        </w:rPr>
      </w:pPr>
      <w:r>
        <w:rPr>
          <w:lang w:eastAsia="zh-CN"/>
        </w:rPr>
        <w:t>（1）未按合同约定提供合格车辆或有效证件的；</w:t>
      </w:r>
    </w:p>
    <w:p w14:paraId="0FA0DAF2">
      <w:pPr>
        <w:pStyle w:val="10"/>
        <w:rPr>
          <w:lang w:eastAsia="zh-CN"/>
        </w:rPr>
      </w:pPr>
      <w:r>
        <w:rPr>
          <w:lang w:eastAsia="zh-CN"/>
        </w:rPr>
        <w:t>（2）车辆存在严重质量问题，无法正常使用的；</w:t>
      </w:r>
    </w:p>
    <w:p w14:paraId="3A233464">
      <w:pPr>
        <w:pStyle w:val="10"/>
        <w:rPr>
          <w:lang w:eastAsia="zh-CN"/>
        </w:rPr>
      </w:pPr>
      <w:r>
        <w:rPr>
          <w:lang w:eastAsia="zh-CN"/>
        </w:rPr>
        <w:t>（3）其他严重违反合同约定的行为。</w:t>
      </w:r>
    </w:p>
    <w:p w14:paraId="1B60EFB6">
      <w:pPr>
        <w:pStyle w:val="9"/>
        <w:rPr>
          <w:lang w:eastAsia="zh-CN"/>
        </w:rPr>
      </w:pPr>
      <w:permStart w:id="5" w:edGrp="everyone"/>
      <w:r>
        <w:rPr>
          <w:lang w:eastAsia="zh-CN"/>
        </w:rPr>
        <w:t>10.4 一方提前解除合同的，应提前15日书面通知对方，给对方造成损失的，应承担赔偿责任。乙方提前解除合同的，应按未履行部分租期租金总额的____%向甲方支付违约金。</w:t>
      </w:r>
    </w:p>
    <w:permEnd w:id="5"/>
    <w:p w14:paraId="214A38EF">
      <w:pPr>
        <w:pStyle w:val="7"/>
        <w:rPr>
          <w:lang w:eastAsia="zh-CN"/>
        </w:rPr>
      </w:pPr>
      <w:r>
        <w:rPr>
          <w:lang w:eastAsia="zh-CN"/>
        </w:rPr>
        <w:t>第十一条  违约责任</w:t>
      </w:r>
    </w:p>
    <w:p w14:paraId="3AAB8BC0">
      <w:pPr>
        <w:pStyle w:val="9"/>
        <w:rPr>
          <w:lang w:eastAsia="zh-CN"/>
        </w:rPr>
      </w:pPr>
      <w:r>
        <w:rPr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lang w:eastAsia="zh-CN"/>
        </w:rPr>
      </w:pPr>
      <w:r>
        <w:rPr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lang w:eastAsia="zh-CN"/>
        </w:rPr>
      </w:pPr>
      <w:r>
        <w:rPr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lang w:eastAsia="zh-CN"/>
        </w:rPr>
      </w:pPr>
      <w:r>
        <w:rPr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lang w:eastAsia="zh-CN"/>
        </w:rPr>
      </w:pPr>
      <w:r>
        <w:rPr>
          <w:lang w:eastAsia="zh-CN"/>
        </w:rPr>
        <w:t>第十二条  反商业贿赂条款</w:t>
      </w:r>
    </w:p>
    <w:p w14:paraId="1A2DFE8A">
      <w:pPr>
        <w:pStyle w:val="9"/>
        <w:rPr>
          <w:lang w:eastAsia="zh-CN"/>
        </w:rPr>
      </w:pPr>
      <w:r>
        <w:rPr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lang w:eastAsia="zh-CN"/>
        </w:rPr>
      </w:pPr>
      <w:r>
        <w:rPr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lang w:eastAsia="zh-CN"/>
        </w:rPr>
      </w:pPr>
      <w:r>
        <w:rPr>
          <w:lang w:eastAsia="zh-CN"/>
        </w:rPr>
        <w:t>第十三条  不可抗力</w:t>
      </w:r>
    </w:p>
    <w:p w14:paraId="0598B2FB">
      <w:pPr>
        <w:pStyle w:val="9"/>
        <w:rPr>
          <w:lang w:eastAsia="zh-CN"/>
        </w:rPr>
      </w:pPr>
      <w:r>
        <w:rPr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lang w:eastAsia="zh-CN"/>
        </w:rPr>
      </w:pPr>
    </w:p>
    <w:p w14:paraId="3A2EF350">
      <w:pPr>
        <w:pStyle w:val="8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14.1 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lang w:eastAsia="zh-CN"/>
        </w:rPr>
      </w:pPr>
      <w:r>
        <w:rPr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lang w:eastAsia="zh-CN"/>
        </w:rPr>
      </w:pPr>
      <w:r>
        <w:rPr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lang w:eastAsia="zh-CN"/>
        </w:rPr>
      </w:pPr>
      <w:r>
        <w:rPr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  争议解决</w:t>
      </w:r>
    </w:p>
    <w:p w14:paraId="4083839C">
      <w:pPr>
        <w:pStyle w:val="9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14:paraId="7552AAAE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5D59A97">
      <w:pPr>
        <w:pStyle w:val="9"/>
        <w:rPr>
          <w:lang w:eastAsia="zh-CN"/>
        </w:rPr>
      </w:pPr>
      <w:r>
        <w:rPr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lang w:eastAsia="zh-CN"/>
        </w:rPr>
      </w:pPr>
      <w:r>
        <w:rPr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lang w:eastAsia="zh-CN"/>
        </w:rPr>
      </w:pPr>
      <w:r>
        <w:rPr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lang w:eastAsia="zh-CN"/>
        </w:rPr>
      </w:pPr>
    </w:p>
    <w:p w14:paraId="2FDCBD04">
      <w:pPr>
        <w:pStyle w:val="9"/>
        <w:rPr>
          <w:lang w:eastAsia="zh-CN"/>
        </w:rPr>
      </w:pPr>
    </w:p>
    <w:p w14:paraId="668FD923">
      <w:pPr>
        <w:pStyle w:val="9"/>
        <w:rPr>
          <w:lang w:eastAsia="zh-CN"/>
        </w:rPr>
      </w:pPr>
    </w:p>
    <w:p w14:paraId="2820E571">
      <w:pPr>
        <w:pStyle w:val="9"/>
        <w:rPr>
          <w:lang w:eastAsia="zh-CN"/>
        </w:rPr>
      </w:pPr>
    </w:p>
    <w:p w14:paraId="0B6D3945">
      <w:pPr>
        <w:pStyle w:val="9"/>
        <w:rPr>
          <w:lang w:eastAsia="zh-CN"/>
        </w:rPr>
      </w:pPr>
      <w:bookmarkStart w:id="0" w:name="_GoBack"/>
      <w:bookmarkEnd w:id="0"/>
    </w:p>
    <w:p w14:paraId="2C21FADC">
      <w:pPr>
        <w:pStyle w:val="9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14:paraId="3C863ACB">
      <w:pPr>
        <w:rPr>
          <w:lang w:eastAsia="zh-CN"/>
        </w:rPr>
      </w:pPr>
    </w:p>
    <w:p w14:paraId="228DF8F3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yellow"/>
              </w:rPr>
            </w:pPr>
            <w:permStart w:id="6" w:edGrp="everyone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6"/>
    </w:tbl>
    <w:p w14:paraId="5B16F1A4"/>
    <w:p w14:paraId="17F49573"/>
    <w:p w14:paraId="06172B0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  <w15:person w15:author="Wang, Rita">
    <w15:presenceInfo w15:providerId="AD" w15:userId="S-1-5-21-220523388-329068152-725345543-56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revisionView w:markup="0"/>
  <w:documentProtection w:edit="readOnly" w:enforcement="1" w:cryptProviderType="rsaFull" w:cryptAlgorithmClass="hash" w:cryptAlgorithmType="typeAny" w:cryptAlgorithmSid="4" w:cryptSpinCount="0" w:hash="KUXNO6zWQBmhXnIzvOsR4u9vfig=" w:salt="8wMnmhiT6rDimqr/LSteCg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1B0939F4"/>
    <w:rsid w:val="3E4A4245"/>
    <w:rsid w:val="510D4266"/>
    <w:rsid w:val="6697539C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 w:locked="1"/>
    <w:lsdException w:unhideWhenUsed="0" w:uiPriority="59" w:semiHidden="0" w:name="Table Grid"/>
    <w:lsdException w:uiPriority="99" w:name="Table Theme"/>
    <w:lsdException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3370</Words>
  <Characters>4086</Characters>
  <Lines>30</Lines>
  <Paragraphs>8</Paragraphs>
  <TotalTime>32</TotalTime>
  <ScaleCrop>false</ScaleCrop>
  <LinksUpToDate>false</LinksUpToDate>
  <CharactersWithSpaces>4164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湖畔的雨荷</cp:lastModifiedBy>
  <dcterms:modified xsi:type="dcterms:W3CDTF">2026-06-09T09:16:01Z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F082B97421F944E09787591FA3DD0FA4_13</vt:lpwstr>
  </property>
</Properties>
</file>